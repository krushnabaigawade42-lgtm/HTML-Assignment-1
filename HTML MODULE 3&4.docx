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0D7B" w14:textId="3945A250" w:rsidR="00633F59" w:rsidRDefault="00F920A1" w:rsidP="00F920A1">
      <w:pPr>
        <w:rPr>
          <w:rFonts w:ascii="Aptos Display" w:hAnsi="Aptos Display"/>
          <w:b/>
          <w:bCs/>
          <w:sz w:val="48"/>
          <w:szCs w:val="48"/>
          <w:lang w:val="en-US"/>
        </w:rPr>
      </w:pPr>
      <w:r>
        <w:rPr>
          <w:lang w:val="en-US"/>
        </w:rPr>
        <w:t xml:space="preserve">                                                               </w:t>
      </w:r>
      <w:r w:rsidRPr="00F920A1">
        <w:rPr>
          <w:rFonts w:ascii="Aptos Display" w:hAnsi="Aptos Display"/>
          <w:b/>
          <w:bCs/>
          <w:sz w:val="48"/>
          <w:szCs w:val="48"/>
          <w:lang w:val="en-US"/>
        </w:rPr>
        <w:t>MODULE 3&amp;4</w:t>
      </w:r>
    </w:p>
    <w:p w14:paraId="3FE63637" w14:textId="77777777" w:rsidR="00F920A1" w:rsidRDefault="00F920A1" w:rsidP="00F920A1">
      <w:pPr>
        <w:rPr>
          <w:rFonts w:ascii="Aptos Display" w:hAnsi="Aptos Display"/>
          <w:b/>
          <w:bCs/>
          <w:sz w:val="48"/>
          <w:szCs w:val="48"/>
          <w:lang w:val="en-US"/>
        </w:rPr>
      </w:pPr>
    </w:p>
    <w:p w14:paraId="7A429B2F" w14:textId="365D1DEF" w:rsidR="00F920A1" w:rsidRDefault="00F920A1" w:rsidP="00F920A1">
      <w:pPr>
        <w:rPr>
          <w:rFonts w:ascii="Aptos Display" w:hAnsi="Aptos Display"/>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sidRPr="00F920A1">
        <w:rPr>
          <w:rFonts w:ascii="Aptos Display" w:hAnsi="Aptos Display"/>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t>Assignment 1: Short Answer Questions</w:t>
      </w:r>
    </w:p>
    <w:p w14:paraId="53914529" w14:textId="108E649B" w:rsidR="00F920A1" w:rsidRPr="001C23CB" w:rsidRDefault="00F920A1" w:rsidP="001C23CB">
      <w:pPr>
        <w:pStyle w:val="ListParagraph"/>
        <w:numPr>
          <w:ilvl w:val="0"/>
          <w:numId w:val="4"/>
        </w:numPr>
        <w:rPr>
          <w:sz w:val="28"/>
          <w:szCs w:val="28"/>
        </w:rPr>
      </w:pPr>
      <w:r w:rsidRPr="001C23CB">
        <w:rPr>
          <w:b/>
          <w:bCs/>
          <w:sz w:val="28"/>
          <w:szCs w:val="28"/>
        </w:rPr>
        <w:t>Use of heading tags &lt;h1&gt; to &lt;h6&gt;</w:t>
      </w:r>
      <w:r w:rsidRPr="001C23CB">
        <w:rPr>
          <w:b/>
          <w:bCs/>
          <w:sz w:val="28"/>
          <w:szCs w:val="28"/>
        </w:rPr>
        <w:br/>
      </w:r>
      <w:r w:rsidRPr="001C23CB">
        <w:rPr>
          <w:sz w:val="28"/>
          <w:szCs w:val="28"/>
        </w:rPr>
        <w:t>They are used to define headings in different sizes and show content hierarchy.</w:t>
      </w:r>
    </w:p>
    <w:p w14:paraId="07171030" w14:textId="237F45E2" w:rsidR="00F920A1" w:rsidRPr="001C23CB" w:rsidRDefault="00F920A1" w:rsidP="001C23CB">
      <w:pPr>
        <w:pStyle w:val="ListParagraph"/>
        <w:numPr>
          <w:ilvl w:val="0"/>
          <w:numId w:val="4"/>
        </w:numPr>
        <w:rPr>
          <w:sz w:val="28"/>
          <w:szCs w:val="28"/>
        </w:rPr>
      </w:pPr>
      <w:r w:rsidRPr="001C23CB">
        <w:rPr>
          <w:b/>
          <w:bCs/>
          <w:sz w:val="28"/>
          <w:szCs w:val="28"/>
        </w:rPr>
        <w:t>Difference between &lt;h1&gt; and &lt;h6&gt;</w:t>
      </w:r>
      <w:r w:rsidRPr="001C23CB">
        <w:rPr>
          <w:b/>
          <w:bCs/>
          <w:sz w:val="28"/>
          <w:szCs w:val="28"/>
        </w:rPr>
        <w:br/>
      </w:r>
      <w:r w:rsidRPr="001C23CB">
        <w:rPr>
          <w:sz w:val="28"/>
          <w:szCs w:val="28"/>
        </w:rPr>
        <w:t>&lt;h1&gt; is the largest and most important heading, while &lt;h6&gt; is the smallest.</w:t>
      </w:r>
    </w:p>
    <w:p w14:paraId="1AD4B032" w14:textId="58C2F390" w:rsidR="00F920A1" w:rsidRPr="001C23CB" w:rsidRDefault="00F920A1" w:rsidP="001C23CB">
      <w:pPr>
        <w:rPr>
          <w:sz w:val="28"/>
          <w:szCs w:val="28"/>
        </w:rPr>
      </w:pPr>
      <w:r w:rsidRPr="001C23CB">
        <w:rPr>
          <w:sz w:val="28"/>
          <w:szCs w:val="28"/>
        </w:rPr>
        <w:t xml:space="preserve">        3.</w:t>
      </w:r>
      <w:r w:rsidRPr="001C23CB">
        <w:rPr>
          <w:b/>
          <w:bCs/>
          <w:sz w:val="28"/>
          <w:szCs w:val="28"/>
        </w:rPr>
        <w:t>Purpose of the &lt;p&gt; tag</w:t>
      </w:r>
      <w:r w:rsidRPr="001C23CB">
        <w:rPr>
          <w:b/>
          <w:bCs/>
          <w:sz w:val="28"/>
          <w:szCs w:val="28"/>
        </w:rPr>
        <w:br/>
      </w:r>
      <w:r w:rsidRPr="001C23CB">
        <w:rPr>
          <w:sz w:val="28"/>
          <w:szCs w:val="28"/>
        </w:rPr>
        <w:t xml:space="preserve">              It is used to define a paragraph of text.</w:t>
      </w:r>
    </w:p>
    <w:p w14:paraId="6C782ED3" w14:textId="6D31C031" w:rsidR="00F920A1" w:rsidRPr="001C23CB" w:rsidRDefault="00F920A1" w:rsidP="001C23CB">
      <w:pPr>
        <w:rPr>
          <w:sz w:val="28"/>
          <w:szCs w:val="28"/>
        </w:rPr>
      </w:pPr>
      <w:r w:rsidRPr="001C23CB">
        <w:rPr>
          <w:sz w:val="28"/>
          <w:szCs w:val="28"/>
        </w:rPr>
        <w:t xml:space="preserve">         4.</w:t>
      </w:r>
      <w:r w:rsidRPr="001C23CB">
        <w:rPr>
          <w:b/>
          <w:bCs/>
          <w:sz w:val="28"/>
          <w:szCs w:val="28"/>
        </w:rPr>
        <w:t>Difference between &lt;</w:t>
      </w:r>
      <w:proofErr w:type="spellStart"/>
      <w:r w:rsidRPr="001C23CB">
        <w:rPr>
          <w:b/>
          <w:bCs/>
          <w:sz w:val="28"/>
          <w:szCs w:val="28"/>
        </w:rPr>
        <w:t>br</w:t>
      </w:r>
      <w:proofErr w:type="spellEnd"/>
      <w:r w:rsidRPr="001C23CB">
        <w:rPr>
          <w:b/>
          <w:bCs/>
          <w:sz w:val="28"/>
          <w:szCs w:val="28"/>
        </w:rPr>
        <w:t>&gt; and &lt;hr&gt;</w:t>
      </w:r>
      <w:r w:rsidRPr="001C23CB">
        <w:rPr>
          <w:b/>
          <w:bCs/>
          <w:sz w:val="28"/>
          <w:szCs w:val="28"/>
        </w:rPr>
        <w:br/>
      </w:r>
      <w:r w:rsidRPr="001C23CB">
        <w:rPr>
          <w:sz w:val="28"/>
          <w:szCs w:val="28"/>
        </w:rPr>
        <w:t xml:space="preserve">             &lt;</w:t>
      </w:r>
      <w:proofErr w:type="spellStart"/>
      <w:r w:rsidRPr="001C23CB">
        <w:rPr>
          <w:sz w:val="28"/>
          <w:szCs w:val="28"/>
        </w:rPr>
        <w:t>br</w:t>
      </w:r>
      <w:proofErr w:type="spellEnd"/>
      <w:r w:rsidRPr="001C23CB">
        <w:rPr>
          <w:sz w:val="28"/>
          <w:szCs w:val="28"/>
        </w:rPr>
        <w:t>&gt; inserts a line break, while &lt;hr&gt; inserts a horizontal line.</w:t>
      </w:r>
    </w:p>
    <w:p w14:paraId="59A94B7D" w14:textId="4E5545E6" w:rsidR="00F920A1" w:rsidRPr="001C23CB" w:rsidRDefault="00F920A1" w:rsidP="001C23CB">
      <w:pPr>
        <w:rPr>
          <w:sz w:val="28"/>
          <w:szCs w:val="28"/>
        </w:rPr>
      </w:pPr>
      <w:r w:rsidRPr="001C23CB">
        <w:rPr>
          <w:sz w:val="28"/>
          <w:szCs w:val="28"/>
        </w:rPr>
        <w:t xml:space="preserve">         5</w:t>
      </w:r>
      <w:r w:rsidRPr="001C23CB">
        <w:rPr>
          <w:b/>
          <w:bCs/>
          <w:sz w:val="28"/>
          <w:szCs w:val="28"/>
        </w:rPr>
        <w:t>.Difference between &lt;b&gt; and &lt;strong&gt;</w:t>
      </w:r>
      <w:r w:rsidRPr="001C23CB">
        <w:rPr>
          <w:sz w:val="28"/>
          <w:szCs w:val="28"/>
        </w:rPr>
        <w:br/>
        <w:t xml:space="preserve">           &lt;b&gt; makes text bold, while &lt;strong&gt; shows strong importance </w:t>
      </w:r>
    </w:p>
    <w:p w14:paraId="4EC1D78C" w14:textId="29FEDD83" w:rsidR="00F920A1" w:rsidRPr="001C23CB" w:rsidRDefault="00F920A1" w:rsidP="001C23CB">
      <w:pPr>
        <w:rPr>
          <w:sz w:val="28"/>
          <w:szCs w:val="28"/>
        </w:rPr>
      </w:pPr>
      <w:r w:rsidRPr="001C23CB">
        <w:rPr>
          <w:sz w:val="28"/>
          <w:szCs w:val="28"/>
        </w:rPr>
        <w:t xml:space="preserve">         6.</w:t>
      </w:r>
      <w:r w:rsidRPr="001C23CB">
        <w:rPr>
          <w:b/>
          <w:bCs/>
          <w:sz w:val="28"/>
          <w:szCs w:val="28"/>
        </w:rPr>
        <w:t>Difference between &lt;</w:t>
      </w:r>
      <w:proofErr w:type="spellStart"/>
      <w:r w:rsidRPr="001C23CB">
        <w:rPr>
          <w:b/>
          <w:bCs/>
          <w:sz w:val="28"/>
          <w:szCs w:val="28"/>
        </w:rPr>
        <w:t>i</w:t>
      </w:r>
      <w:proofErr w:type="spellEnd"/>
      <w:r w:rsidRPr="001C23CB">
        <w:rPr>
          <w:b/>
          <w:bCs/>
          <w:sz w:val="28"/>
          <w:szCs w:val="28"/>
        </w:rPr>
        <w:t>&gt; and &lt;</w:t>
      </w:r>
      <w:proofErr w:type="spellStart"/>
      <w:r w:rsidRPr="001C23CB">
        <w:rPr>
          <w:b/>
          <w:bCs/>
          <w:sz w:val="28"/>
          <w:szCs w:val="28"/>
        </w:rPr>
        <w:t>em</w:t>
      </w:r>
      <w:proofErr w:type="spellEnd"/>
      <w:r w:rsidRPr="001C23CB">
        <w:rPr>
          <w:b/>
          <w:bCs/>
          <w:sz w:val="28"/>
          <w:szCs w:val="28"/>
        </w:rPr>
        <w:t>&gt;</w:t>
      </w:r>
      <w:r w:rsidRPr="001C23CB">
        <w:rPr>
          <w:sz w:val="28"/>
          <w:szCs w:val="28"/>
        </w:rPr>
        <w:br/>
        <w:t xml:space="preserve">             &lt;</w:t>
      </w:r>
      <w:proofErr w:type="spellStart"/>
      <w:r w:rsidRPr="001C23CB">
        <w:rPr>
          <w:sz w:val="28"/>
          <w:szCs w:val="28"/>
        </w:rPr>
        <w:t>i</w:t>
      </w:r>
      <w:proofErr w:type="spellEnd"/>
      <w:r w:rsidRPr="001C23CB">
        <w:rPr>
          <w:sz w:val="28"/>
          <w:szCs w:val="28"/>
        </w:rPr>
        <w:t xml:space="preserve">&gt; makes text </w:t>
      </w:r>
      <w:r w:rsidRPr="001C23CB">
        <w:rPr>
          <w:i/>
          <w:iCs/>
          <w:sz w:val="28"/>
          <w:szCs w:val="28"/>
        </w:rPr>
        <w:t>italic</w:t>
      </w:r>
      <w:r w:rsidRPr="001C23CB">
        <w:rPr>
          <w:sz w:val="28"/>
          <w:szCs w:val="28"/>
        </w:rPr>
        <w:t>, while &lt;</w:t>
      </w:r>
      <w:proofErr w:type="spellStart"/>
      <w:r w:rsidRPr="001C23CB">
        <w:rPr>
          <w:sz w:val="28"/>
          <w:szCs w:val="28"/>
        </w:rPr>
        <w:t>em</w:t>
      </w:r>
      <w:proofErr w:type="spellEnd"/>
      <w:r w:rsidRPr="001C23CB">
        <w:rPr>
          <w:sz w:val="28"/>
          <w:szCs w:val="28"/>
        </w:rPr>
        <w:t>&gt; gives emphasis with meaning.</w:t>
      </w:r>
    </w:p>
    <w:p w14:paraId="12D67138" w14:textId="77777777" w:rsidR="0019495A" w:rsidRPr="001C23CB" w:rsidRDefault="00F920A1" w:rsidP="001C23CB">
      <w:pPr>
        <w:rPr>
          <w:sz w:val="28"/>
          <w:szCs w:val="28"/>
        </w:rPr>
      </w:pPr>
      <w:r w:rsidRPr="001C23CB">
        <w:rPr>
          <w:b/>
          <w:bCs/>
          <w:sz w:val="28"/>
          <w:szCs w:val="28"/>
        </w:rPr>
        <w:t xml:space="preserve">         7.Use of &lt;mark&gt; tag</w:t>
      </w:r>
      <w:r w:rsidRPr="001C23CB">
        <w:rPr>
          <w:sz w:val="28"/>
          <w:szCs w:val="28"/>
        </w:rPr>
        <w:br/>
        <w:t xml:space="preserve">            It is used to highlight text.</w:t>
      </w:r>
    </w:p>
    <w:p w14:paraId="5591A650" w14:textId="227DFD5A" w:rsidR="00F920A1" w:rsidRPr="001C23CB" w:rsidRDefault="0019495A" w:rsidP="001C23CB">
      <w:pPr>
        <w:rPr>
          <w:sz w:val="28"/>
          <w:szCs w:val="28"/>
        </w:rPr>
      </w:pPr>
      <w:r w:rsidRPr="001C23CB">
        <w:rPr>
          <w:sz w:val="28"/>
          <w:szCs w:val="28"/>
        </w:rPr>
        <w:t xml:space="preserve">     </w:t>
      </w:r>
      <w:r w:rsidR="00F920A1" w:rsidRPr="001C23CB">
        <w:rPr>
          <w:b/>
          <w:bCs/>
          <w:sz w:val="28"/>
          <w:szCs w:val="28"/>
        </w:rPr>
        <w:t xml:space="preserve">   8.Use of &lt;small&gt; tag in real websites</w:t>
      </w:r>
      <w:r w:rsidR="00F920A1" w:rsidRPr="001C23CB">
        <w:rPr>
          <w:sz w:val="28"/>
          <w:szCs w:val="28"/>
        </w:rPr>
        <w:br/>
        <w:t xml:space="preserve">       Used for copyright text, disclaimers, or notes.</w:t>
      </w:r>
    </w:p>
    <w:p w14:paraId="4FA629D9" w14:textId="17CC1627" w:rsidR="00F920A1" w:rsidRPr="001C23CB" w:rsidRDefault="0019495A" w:rsidP="001C23CB">
      <w:pPr>
        <w:rPr>
          <w:sz w:val="28"/>
          <w:szCs w:val="28"/>
        </w:rPr>
      </w:pPr>
      <w:r w:rsidRPr="001C23CB">
        <w:rPr>
          <w:b/>
          <w:bCs/>
          <w:sz w:val="28"/>
          <w:szCs w:val="28"/>
        </w:rPr>
        <w:t xml:space="preserve">        </w:t>
      </w:r>
      <w:r w:rsidR="00F920A1" w:rsidRPr="001C23CB">
        <w:rPr>
          <w:b/>
          <w:bCs/>
          <w:sz w:val="28"/>
          <w:szCs w:val="28"/>
        </w:rPr>
        <w:t>9.Use of &lt;del&gt; tag</w:t>
      </w:r>
      <w:r w:rsidR="00F920A1" w:rsidRPr="001C23CB">
        <w:rPr>
          <w:b/>
          <w:bCs/>
          <w:sz w:val="28"/>
          <w:szCs w:val="28"/>
        </w:rPr>
        <w:br/>
      </w:r>
      <w:r w:rsidRPr="001C23CB">
        <w:rPr>
          <w:sz w:val="28"/>
          <w:szCs w:val="28"/>
        </w:rPr>
        <w:t xml:space="preserve">        </w:t>
      </w:r>
      <w:r w:rsidR="00F920A1" w:rsidRPr="001C23CB">
        <w:rPr>
          <w:sz w:val="28"/>
          <w:szCs w:val="28"/>
        </w:rPr>
        <w:t>It shows deleted or removed text with a line through it.</w:t>
      </w:r>
    </w:p>
    <w:p w14:paraId="34A03B0E" w14:textId="7BD490AC" w:rsidR="00F920A1" w:rsidRPr="001C23CB" w:rsidRDefault="0019495A" w:rsidP="001C23CB">
      <w:pPr>
        <w:rPr>
          <w:sz w:val="28"/>
          <w:szCs w:val="28"/>
        </w:rPr>
      </w:pPr>
      <w:r w:rsidRPr="001C23CB">
        <w:rPr>
          <w:b/>
          <w:bCs/>
          <w:sz w:val="28"/>
          <w:szCs w:val="28"/>
        </w:rPr>
        <w:t xml:space="preserve">      </w:t>
      </w:r>
      <w:r w:rsidR="00F920A1" w:rsidRPr="001C23CB">
        <w:rPr>
          <w:b/>
          <w:bCs/>
          <w:sz w:val="28"/>
          <w:szCs w:val="28"/>
        </w:rPr>
        <w:t>10.Use of &lt;sup&gt; and &lt;sub&gt; (with example</w:t>
      </w:r>
      <w:r w:rsidR="00F920A1" w:rsidRPr="001C23CB">
        <w:rPr>
          <w:sz w:val="28"/>
          <w:szCs w:val="28"/>
        </w:rPr>
        <w:t>)</w:t>
      </w:r>
    </w:p>
    <w:p w14:paraId="02065E08" w14:textId="0FD91401" w:rsidR="00F920A1" w:rsidRPr="001C23CB" w:rsidRDefault="0019495A" w:rsidP="001C23CB">
      <w:pPr>
        <w:rPr>
          <w:sz w:val="28"/>
          <w:szCs w:val="28"/>
        </w:rPr>
      </w:pPr>
      <w:r w:rsidRPr="001C23CB">
        <w:rPr>
          <w:sz w:val="28"/>
          <w:szCs w:val="28"/>
        </w:rPr>
        <w:t xml:space="preserve">      </w:t>
      </w:r>
      <w:r w:rsidR="00F920A1" w:rsidRPr="001C23CB">
        <w:rPr>
          <w:sz w:val="28"/>
          <w:szCs w:val="28"/>
        </w:rPr>
        <w:t>&lt;sup&gt; displays superscript text (10&lt;sup&gt;2&lt;/sup&gt;)</w:t>
      </w:r>
    </w:p>
    <w:p w14:paraId="4952197F" w14:textId="09F654E4" w:rsidR="00F920A1" w:rsidRPr="001C23CB" w:rsidRDefault="0019495A" w:rsidP="001C23CB">
      <w:pPr>
        <w:rPr>
          <w:sz w:val="28"/>
          <w:szCs w:val="28"/>
        </w:rPr>
      </w:pPr>
      <w:r w:rsidRPr="001C23CB">
        <w:rPr>
          <w:sz w:val="28"/>
          <w:szCs w:val="28"/>
        </w:rPr>
        <w:t xml:space="preserve">     </w:t>
      </w:r>
      <w:r w:rsidR="00F920A1" w:rsidRPr="001C23CB">
        <w:rPr>
          <w:sz w:val="28"/>
          <w:szCs w:val="28"/>
        </w:rPr>
        <w:t>&lt;sub&gt; displays subscript text (H&lt;sub&gt;2&lt;/sub&gt;O)</w:t>
      </w:r>
    </w:p>
    <w:p w14:paraId="6DA8E6A4" w14:textId="77777777" w:rsidR="00F920A1" w:rsidRPr="00F920A1" w:rsidRDefault="00000000" w:rsidP="00F920A1">
      <w:pPr>
        <w:rPr>
          <w:rFonts w:ascii="Aptos Display" w:hAnsi="Aptos Display"/>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Pr>
      <w:r>
        <w:rPr>
          <w:rFonts w:ascii="Aptos Display" w:hAnsi="Aptos Display"/>
          <w:b/>
          <w:bCs/>
          <w:color w:val="0F9ED5" w:themeColor="accent4"/>
          <w:sz w:val="48"/>
          <w:szCs w:val="48"/>
          <w14:textOutline w14:w="0" w14:cap="flat" w14:cmpd="sng" w14:algn="ctr">
            <w14:noFill/>
            <w14:prstDash w14:val="solid"/>
            <w14:round/>
          </w14:textOutline>
          <w14:props3d w14:extrusionH="57150" w14:contourW="0" w14:prstMaterial="softEdge">
            <w14:bevelT w14:w="25400" w14:h="38100" w14:prst="circle"/>
          </w14:props3d>
        </w:rPr>
        <w:pict w14:anchorId="1C49BAD5">
          <v:rect id="_x0000_i1025" style="width:0;height:1.5pt" o:hralign="center" o:hrstd="t" o:hr="t" fillcolor="#a0a0a0" stroked="f"/>
        </w:pict>
      </w:r>
    </w:p>
    <w:p w14:paraId="70B08CB8" w14:textId="77777777" w:rsidR="0019495A" w:rsidRDefault="0019495A" w:rsidP="00F920A1">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42E024F8" w14:textId="77777777" w:rsidR="0019495A" w:rsidRDefault="0019495A" w:rsidP="00F920A1">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4024AB98" w14:textId="77777777" w:rsidR="0019495A" w:rsidRDefault="0019495A" w:rsidP="00F920A1">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4332452B" w14:textId="77777777" w:rsidR="0019495A" w:rsidRDefault="0019495A" w:rsidP="00F920A1">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5DA9147D" w14:textId="7A944E98" w:rsidR="0019495A" w:rsidRDefault="00F920A1" w:rsidP="00F920A1">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19495A">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Assignment 2: Identify the Output</w:t>
      </w:r>
    </w:p>
    <w:p w14:paraId="465C2E1F" w14:textId="17EFEEFC" w:rsidR="0019495A" w:rsidRDefault="0019495A" w:rsidP="0019495A">
      <w:pPr>
        <w:rPr>
          <w:b/>
          <w:bCs/>
          <w:sz w:val="32"/>
          <w:szCs w:val="32"/>
        </w:rPr>
      </w:pPr>
      <w:r w:rsidRPr="0019495A">
        <w:rPr>
          <w:b/>
          <w:bCs/>
          <w:sz w:val="32"/>
          <w:szCs w:val="32"/>
        </w:rPr>
        <w:t>Write the output of the following HTML code:</w:t>
      </w:r>
    </w:p>
    <w:p w14:paraId="673E284B" w14:textId="1CF6FEA1" w:rsidR="0019495A" w:rsidRDefault="0012367D" w:rsidP="0019495A">
      <w:pPr>
        <w:rPr>
          <w:b/>
          <w:bCs/>
          <w:sz w:val="32"/>
          <w:szCs w:val="32"/>
        </w:rPr>
      </w:pPr>
      <w:r w:rsidRPr="0012367D">
        <w:rPr>
          <w:b/>
          <w:bCs/>
          <w:noProof/>
          <w:sz w:val="32"/>
          <w:szCs w:val="32"/>
        </w:rPr>
        <w:drawing>
          <wp:inline distT="0" distB="0" distL="0" distR="0" wp14:anchorId="4A931638" wp14:editId="2785515A">
            <wp:extent cx="5731510" cy="2359025"/>
            <wp:effectExtent l="0" t="0" r="2540" b="3175"/>
            <wp:docPr id="183096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4870" name=""/>
                    <pic:cNvPicPr/>
                  </pic:nvPicPr>
                  <pic:blipFill>
                    <a:blip r:embed="rId6"/>
                    <a:stretch>
                      <a:fillRect/>
                    </a:stretch>
                  </pic:blipFill>
                  <pic:spPr>
                    <a:xfrm>
                      <a:off x="0" y="0"/>
                      <a:ext cx="5731510" cy="2359025"/>
                    </a:xfrm>
                    <a:prstGeom prst="rect">
                      <a:avLst/>
                    </a:prstGeom>
                  </pic:spPr>
                </pic:pic>
              </a:graphicData>
            </a:graphic>
          </wp:inline>
        </w:drawing>
      </w:r>
    </w:p>
    <w:p w14:paraId="5247D863" w14:textId="441D5C3C" w:rsidR="0019495A" w:rsidRDefault="0012367D" w:rsidP="0019495A">
      <w:pPr>
        <w:rPr>
          <w:b/>
          <w:bCs/>
          <w:sz w:val="32"/>
          <w:szCs w:val="32"/>
        </w:rPr>
      </w:pPr>
      <w:r>
        <w:rPr>
          <w:b/>
          <w:bCs/>
          <w:sz w:val="32"/>
          <w:szCs w:val="32"/>
        </w:rPr>
        <w:t>OUTPUT:</w:t>
      </w:r>
    </w:p>
    <w:p w14:paraId="7E89D844" w14:textId="1170B9F3" w:rsidR="0012367D" w:rsidRPr="0019495A" w:rsidRDefault="0012367D" w:rsidP="0019495A">
      <w:pPr>
        <w:rPr>
          <w:b/>
          <w:bCs/>
          <w:sz w:val="32"/>
          <w:szCs w:val="32"/>
        </w:rPr>
      </w:pPr>
      <w:r w:rsidRPr="0012367D">
        <w:rPr>
          <w:b/>
          <w:bCs/>
          <w:noProof/>
          <w:sz w:val="32"/>
          <w:szCs w:val="32"/>
        </w:rPr>
        <w:drawing>
          <wp:inline distT="0" distB="0" distL="0" distR="0" wp14:anchorId="2C9A4C29" wp14:editId="5A074DEA">
            <wp:extent cx="5731510" cy="2856865"/>
            <wp:effectExtent l="0" t="0" r="2540" b="635"/>
            <wp:docPr id="91262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20375" name=""/>
                    <pic:cNvPicPr/>
                  </pic:nvPicPr>
                  <pic:blipFill>
                    <a:blip r:embed="rId7"/>
                    <a:stretch>
                      <a:fillRect/>
                    </a:stretch>
                  </pic:blipFill>
                  <pic:spPr>
                    <a:xfrm>
                      <a:off x="0" y="0"/>
                      <a:ext cx="5731510" cy="2856865"/>
                    </a:xfrm>
                    <a:prstGeom prst="rect">
                      <a:avLst/>
                    </a:prstGeom>
                  </pic:spPr>
                </pic:pic>
              </a:graphicData>
            </a:graphic>
          </wp:inline>
        </w:drawing>
      </w:r>
    </w:p>
    <w:p w14:paraId="6FD7555E" w14:textId="77777777" w:rsidR="00F920A1" w:rsidRPr="00F920A1" w:rsidRDefault="00F920A1" w:rsidP="00F920A1">
      <w:r w:rsidRPr="00F920A1">
        <w:t>Output will be:</w:t>
      </w:r>
    </w:p>
    <w:p w14:paraId="32F2EE96" w14:textId="77777777" w:rsidR="00F920A1" w:rsidRPr="00F920A1" w:rsidRDefault="00F920A1" w:rsidP="00F920A1">
      <w:r w:rsidRPr="00F920A1">
        <w:t>HTML Course (as a big heading)</w:t>
      </w:r>
    </w:p>
    <w:p w14:paraId="2CB7B8A6" w14:textId="77777777" w:rsidR="00F920A1" w:rsidRPr="00F920A1" w:rsidRDefault="00F920A1" w:rsidP="00F920A1">
      <w:r w:rsidRPr="00F920A1">
        <w:t xml:space="preserve">Text: </w:t>
      </w:r>
      <w:r w:rsidRPr="00F920A1">
        <w:rPr>
          <w:i/>
          <w:iCs/>
        </w:rPr>
        <w:t>This is important and easy to learn.</w:t>
      </w:r>
    </w:p>
    <w:p w14:paraId="1F338F13" w14:textId="77777777" w:rsidR="00F920A1" w:rsidRPr="00F920A1" w:rsidRDefault="00F920A1" w:rsidP="00F920A1">
      <w:r w:rsidRPr="00F920A1">
        <w:lastRenderedPageBreak/>
        <w:t xml:space="preserve">Price: </w:t>
      </w:r>
      <w:del w:id="0" w:author="Unknown">
        <w:r w:rsidRPr="00F920A1">
          <w:delText>₹3000</w:delText>
        </w:r>
      </w:del>
      <w:r w:rsidRPr="00F920A1">
        <w:t xml:space="preserve"> ₹1500</w:t>
      </w:r>
    </w:p>
    <w:p w14:paraId="18048C6B" w14:textId="77777777" w:rsidR="00F920A1" w:rsidRDefault="00F920A1" w:rsidP="00F920A1">
      <w:r w:rsidRPr="00F920A1">
        <w:t>H₂O and 10²</w:t>
      </w:r>
    </w:p>
    <w:p w14:paraId="119C9868" w14:textId="4D22829B" w:rsidR="0012367D" w:rsidRDefault="00DF73AC" w:rsidP="00F920A1">
      <w:r>
        <w:rPr>
          <w:noProof/>
        </w:rPr>
        <mc:AlternateContent>
          <mc:Choice Requires="wps">
            <w:drawing>
              <wp:anchor distT="0" distB="0" distL="114300" distR="114300" simplePos="0" relativeHeight="251661312" behindDoc="0" locked="0" layoutInCell="1" allowOverlap="1" wp14:anchorId="3FF941DC" wp14:editId="52046D35">
                <wp:simplePos x="0" y="0"/>
                <wp:positionH relativeFrom="column">
                  <wp:posOffset>-381001</wp:posOffset>
                </wp:positionH>
                <wp:positionV relativeFrom="paragraph">
                  <wp:posOffset>266700</wp:posOffset>
                </wp:positionV>
                <wp:extent cx="6754091" cy="103909"/>
                <wp:effectExtent l="0" t="0" r="27940" b="29845"/>
                <wp:wrapNone/>
                <wp:docPr id="853599361" name="Straight Connector 3"/>
                <wp:cNvGraphicFramePr/>
                <a:graphic xmlns:a="http://schemas.openxmlformats.org/drawingml/2006/main">
                  <a:graphicData uri="http://schemas.microsoft.com/office/word/2010/wordprocessingShape">
                    <wps:wsp>
                      <wps:cNvCnPr/>
                      <wps:spPr>
                        <a:xfrm flipV="1">
                          <a:off x="0" y="0"/>
                          <a:ext cx="6754091" cy="1039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7D80EE"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0pt,21pt" to="501.8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" strokecolor="#156082 [3204]" strokeweight=".5pt">
                <v:stroke joinstyle="miter"/>
              </v:line>
            </w:pict>
          </mc:Fallback>
        </mc:AlternateContent>
      </w:r>
    </w:p>
    <w:p w14:paraId="7F22355C" w14:textId="77777777" w:rsidR="0012367D" w:rsidRDefault="0012367D" w:rsidP="00F920A1"/>
    <w:p w14:paraId="0D19BDA2" w14:textId="77777777" w:rsidR="0012367D" w:rsidRPr="00F920A1" w:rsidRDefault="0012367D" w:rsidP="00F920A1"/>
    <w:p w14:paraId="449B9A12" w14:textId="43A5FC3B" w:rsidR="0012367D" w:rsidRPr="0012367D" w:rsidRDefault="0012367D" w:rsidP="0012367D">
      <w:pPr>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12367D">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Assignment 3: Practical Task Create an HTML page that includes:</w:t>
      </w:r>
    </w:p>
    <w:p w14:paraId="43952973" w14:textId="08B254F1" w:rsidR="00F920A1" w:rsidRDefault="00F920A1" w:rsidP="0012367D"/>
    <w:p w14:paraId="6205E8A7" w14:textId="2EC2CD7D" w:rsidR="0012367D" w:rsidRDefault="0012367D" w:rsidP="0012367D">
      <w:pPr>
        <w:rPr>
          <w:b/>
          <w:bCs/>
          <w:sz w:val="28"/>
          <w:szCs w:val="28"/>
        </w:rPr>
      </w:pPr>
      <w:r w:rsidRPr="0012367D">
        <w:rPr>
          <w:b/>
          <w:bCs/>
          <w:sz w:val="28"/>
          <w:szCs w:val="28"/>
        </w:rPr>
        <w:t>Create an HTML page that includes:</w:t>
      </w:r>
    </w:p>
    <w:p w14:paraId="3123253B" w14:textId="058FD6B3" w:rsidR="0012367D" w:rsidRDefault="0012367D" w:rsidP="0012367D">
      <w:pPr>
        <w:pStyle w:val="ListParagraph"/>
        <w:numPr>
          <w:ilvl w:val="0"/>
          <w:numId w:val="6"/>
        </w:numPr>
      </w:pPr>
      <w:r>
        <w:t xml:space="preserve"> One &lt;h1&gt; Heading and two subheadings</w:t>
      </w:r>
    </w:p>
    <w:p w14:paraId="0FD3F476" w14:textId="2D919439" w:rsidR="0012367D" w:rsidRDefault="0012367D" w:rsidP="0012367D">
      <w:pPr>
        <w:pStyle w:val="ListParagraph"/>
        <w:numPr>
          <w:ilvl w:val="0"/>
          <w:numId w:val="6"/>
        </w:numPr>
      </w:pPr>
      <w:r>
        <w:t>Two Paragraphs using &lt;p&gt;</w:t>
      </w:r>
    </w:p>
    <w:p w14:paraId="48EC3B96" w14:textId="6D34E425" w:rsidR="0012367D" w:rsidRDefault="0012367D" w:rsidP="0012367D">
      <w:pPr>
        <w:pStyle w:val="ListParagraph"/>
        <w:numPr>
          <w:ilvl w:val="0"/>
          <w:numId w:val="6"/>
        </w:numPr>
      </w:pPr>
      <w:r>
        <w:t>A line break using &lt;</w:t>
      </w:r>
      <w:proofErr w:type="spellStart"/>
      <w:r>
        <w:t>br</w:t>
      </w:r>
      <w:proofErr w:type="spellEnd"/>
      <w:r>
        <w:t>&gt;</w:t>
      </w:r>
    </w:p>
    <w:p w14:paraId="18988C1B" w14:textId="197A6C17" w:rsidR="0012367D" w:rsidRDefault="0012367D" w:rsidP="0012367D">
      <w:pPr>
        <w:pStyle w:val="ListParagraph"/>
        <w:numPr>
          <w:ilvl w:val="0"/>
          <w:numId w:val="6"/>
        </w:numPr>
      </w:pPr>
      <w:r>
        <w:t>A horizontal line using &lt;hr&gt;</w:t>
      </w:r>
    </w:p>
    <w:p w14:paraId="4B4F0677" w14:textId="666F463A" w:rsidR="0012367D" w:rsidRDefault="0012367D" w:rsidP="0012367D">
      <w:pPr>
        <w:pStyle w:val="ListParagraph"/>
        <w:numPr>
          <w:ilvl w:val="0"/>
          <w:numId w:val="6"/>
        </w:numPr>
      </w:pPr>
      <w:r>
        <w:t xml:space="preserve">Use at least 5 formatting tags from the </w:t>
      </w:r>
      <w:proofErr w:type="gramStart"/>
      <w:r>
        <w:t>following :</w:t>
      </w:r>
      <w:proofErr w:type="gramEnd"/>
    </w:p>
    <w:p w14:paraId="7C34E890" w14:textId="24A2CFE7" w:rsidR="00DF7877" w:rsidRDefault="0012367D" w:rsidP="00DF7877">
      <w:pPr>
        <w:pStyle w:val="ListParagraph"/>
      </w:pPr>
      <w:r>
        <w:t>&lt;b</w:t>
      </w:r>
      <w:proofErr w:type="gramStart"/>
      <w:r>
        <w:t>&gt;,&lt;</w:t>
      </w:r>
      <w:proofErr w:type="gramEnd"/>
      <w:r>
        <w:t>strong</w:t>
      </w:r>
      <w:proofErr w:type="gramStart"/>
      <w:r>
        <w:t>&gt;,&lt;</w:t>
      </w:r>
      <w:proofErr w:type="spellStart"/>
      <w:proofErr w:type="gramEnd"/>
      <w:r>
        <w:t>i</w:t>
      </w:r>
      <w:proofErr w:type="spellEnd"/>
      <w:proofErr w:type="gramStart"/>
      <w:r>
        <w:t>&gt;,&lt;</w:t>
      </w:r>
      <w:proofErr w:type="spellStart"/>
      <w:proofErr w:type="gramEnd"/>
      <w:r>
        <w:t>em</w:t>
      </w:r>
      <w:proofErr w:type="spellEnd"/>
      <w:proofErr w:type="gramStart"/>
      <w:r>
        <w:t>&gt;,&lt;</w:t>
      </w:r>
      <w:proofErr w:type="gramEnd"/>
      <w:r>
        <w:t>mark</w:t>
      </w:r>
      <w:proofErr w:type="gramStart"/>
      <w:r>
        <w:t>&gt;,&lt;</w:t>
      </w:r>
      <w:proofErr w:type="gramEnd"/>
      <w:r>
        <w:t>small</w:t>
      </w:r>
      <w:proofErr w:type="gramStart"/>
      <w:r>
        <w:t>&gt;,&lt;</w:t>
      </w:r>
      <w:proofErr w:type="gramEnd"/>
      <w:r>
        <w:t>del</w:t>
      </w:r>
      <w:proofErr w:type="gramStart"/>
      <w:r>
        <w:t>&gt;,&lt;</w:t>
      </w:r>
      <w:proofErr w:type="gramEnd"/>
      <w:r>
        <w:t>sup</w:t>
      </w:r>
      <w:proofErr w:type="gramStart"/>
      <w:r>
        <w:t>&gt;</w:t>
      </w:r>
      <w:r w:rsidR="00DF7877">
        <w:t>,&lt;</w:t>
      </w:r>
      <w:proofErr w:type="gramEnd"/>
      <w:r w:rsidR="00DF7877">
        <w:t>sub&gt;</w:t>
      </w:r>
    </w:p>
    <w:p w14:paraId="029305A3" w14:textId="214C1104" w:rsidR="00DF7877" w:rsidRDefault="00DF7877" w:rsidP="0012367D">
      <w:pPr>
        <w:pStyle w:val="ListParagraph"/>
      </w:pPr>
      <w:r w:rsidRPr="00DF7877">
        <w:rPr>
          <w:noProof/>
        </w:rPr>
        <w:drawing>
          <wp:inline distT="0" distB="0" distL="0" distR="0" wp14:anchorId="7E35841E" wp14:editId="661A5F8B">
            <wp:extent cx="5326380" cy="2546985"/>
            <wp:effectExtent l="0" t="0" r="7620" b="5715"/>
            <wp:docPr id="107918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82473" name=""/>
                    <pic:cNvPicPr/>
                  </pic:nvPicPr>
                  <pic:blipFill>
                    <a:blip r:embed="rId8"/>
                    <a:stretch>
                      <a:fillRect/>
                    </a:stretch>
                  </pic:blipFill>
                  <pic:spPr>
                    <a:xfrm>
                      <a:off x="0" y="0"/>
                      <a:ext cx="5326380" cy="2546985"/>
                    </a:xfrm>
                    <a:prstGeom prst="rect">
                      <a:avLst/>
                    </a:prstGeom>
                  </pic:spPr>
                </pic:pic>
              </a:graphicData>
            </a:graphic>
          </wp:inline>
        </w:drawing>
      </w:r>
    </w:p>
    <w:p w14:paraId="2F6289F0" w14:textId="77777777" w:rsidR="00FB155C" w:rsidRDefault="00DF7877" w:rsidP="00FB155C">
      <w:pPr>
        <w:pStyle w:val="ListParagraph"/>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DF7877">
        <w:rPr>
          <w:noProof/>
        </w:rPr>
        <w:lastRenderedPageBreak/>
        <w:drawing>
          <wp:inline distT="0" distB="0" distL="0" distR="0" wp14:anchorId="76E31D5D" wp14:editId="41E4F0BA">
            <wp:extent cx="5731510" cy="3739515"/>
            <wp:effectExtent l="0" t="0" r="2540" b="0"/>
            <wp:docPr id="196982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23086" name=""/>
                    <pic:cNvPicPr/>
                  </pic:nvPicPr>
                  <pic:blipFill>
                    <a:blip r:embed="rId9"/>
                    <a:stretch>
                      <a:fillRect/>
                    </a:stretch>
                  </pic:blipFill>
                  <pic:spPr>
                    <a:xfrm>
                      <a:off x="0" y="0"/>
                      <a:ext cx="5731510" cy="3739515"/>
                    </a:xfrm>
                    <a:prstGeom prst="rect">
                      <a:avLst/>
                    </a:prstGeom>
                  </pic:spPr>
                </pic:pic>
              </a:graphicData>
            </a:graphic>
          </wp:inline>
        </w:drawing>
      </w:r>
    </w:p>
    <w:p w14:paraId="74743AE0" w14:textId="0CBFA67C" w:rsidR="00DF7877" w:rsidRDefault="00FB155C" w:rsidP="00FB155C">
      <w:pPr>
        <w:pStyle w:val="ListParagraph"/>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FB155C">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Assignment 4: Short Answer Ques</w:t>
      </w:r>
      <w:r w:rsidRPr="00FB155C">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ti</w:t>
      </w:r>
      <w:r w:rsidRPr="00FB155C">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ons</w:t>
      </w:r>
    </w:p>
    <w:p w14:paraId="7A6C5B30" w14:textId="77777777" w:rsidR="00596B65" w:rsidRDefault="00596B65" w:rsidP="00FB155C">
      <w:pPr>
        <w:pStyle w:val="ListParagraph"/>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2F68DBC5" w14:textId="30DD2D24" w:rsidR="009C3253" w:rsidRPr="001E52F5" w:rsidRDefault="001E52F5" w:rsidP="001E52F5">
      <w:pPr>
        <w:spacing w:line="360" w:lineRule="auto"/>
        <w:rPr>
          <w:b/>
          <w:bCs/>
        </w:rPr>
      </w:pPr>
      <w:r>
        <w:rPr>
          <w:b/>
          <w:bCs/>
        </w:rPr>
        <w:t xml:space="preserve">              </w:t>
      </w:r>
      <w:r w:rsidR="009C3253" w:rsidRPr="001E52F5">
        <w:rPr>
          <w:b/>
          <w:bCs/>
        </w:rPr>
        <w:t>1.</w:t>
      </w:r>
      <w:r w:rsidR="009C3253" w:rsidRPr="001E52F5">
        <w:rPr>
          <w:b/>
          <w:bCs/>
        </w:rPr>
        <w:t>What is an anchor tag?</w:t>
      </w:r>
    </w:p>
    <w:p w14:paraId="390EF7AB" w14:textId="333E36BB" w:rsidR="009C3253" w:rsidRDefault="00B07BF3" w:rsidP="001E52F5">
      <w:pPr>
        <w:pStyle w:val="ListParagraph"/>
        <w:spacing w:line="360" w:lineRule="auto"/>
      </w:pPr>
      <w:r>
        <w:t xml:space="preserve"> </w:t>
      </w:r>
      <w:r w:rsidRPr="00B07BF3">
        <w:rPr>
          <w:b/>
          <w:bCs/>
        </w:rPr>
        <w:t>Anchor tag (&lt;a&gt;)</w:t>
      </w:r>
      <w:r w:rsidRPr="00B07BF3">
        <w:t>:</w:t>
      </w:r>
      <w:r w:rsidRPr="00B07BF3">
        <w:br/>
        <w:t>Used to create hyperlinks to other webpages, files, or sections of the same page.</w:t>
      </w:r>
    </w:p>
    <w:p w14:paraId="7E805ED7" w14:textId="77777777" w:rsidR="00B07BF3" w:rsidRDefault="00B07BF3" w:rsidP="001E52F5">
      <w:pPr>
        <w:pStyle w:val="ListParagraph"/>
        <w:spacing w:line="360" w:lineRule="auto"/>
      </w:pPr>
    </w:p>
    <w:p w14:paraId="660249C7" w14:textId="1DC34CED" w:rsidR="009C3253" w:rsidRDefault="00B07BF3" w:rsidP="001E52F5">
      <w:pPr>
        <w:pStyle w:val="ListParagraph"/>
        <w:spacing w:line="360" w:lineRule="auto"/>
        <w:rPr>
          <w:b/>
          <w:bCs/>
        </w:rPr>
      </w:pPr>
      <w:r w:rsidRPr="00B07BF3">
        <w:rPr>
          <w:b/>
          <w:bCs/>
        </w:rPr>
        <w:t>2</w:t>
      </w:r>
      <w:r w:rsidR="009C3253" w:rsidRPr="00B07BF3">
        <w:rPr>
          <w:b/>
          <w:bCs/>
        </w:rPr>
        <w:t xml:space="preserve"> </w:t>
      </w:r>
      <w:r w:rsidR="009C3253" w:rsidRPr="00B07BF3">
        <w:rPr>
          <w:b/>
          <w:bCs/>
        </w:rPr>
        <w:sym w:font="Symbol" w:char="F0B7"/>
      </w:r>
      <w:r w:rsidR="009C3253" w:rsidRPr="00B07BF3">
        <w:rPr>
          <w:b/>
          <w:bCs/>
        </w:rPr>
        <w:t xml:space="preserve"> What is the syntax of the tag?</w:t>
      </w:r>
    </w:p>
    <w:p w14:paraId="78D816EE" w14:textId="3F9A4057" w:rsidR="00B632FF" w:rsidRPr="00B632FF" w:rsidRDefault="00B632FF" w:rsidP="001E52F5">
      <w:pPr>
        <w:pStyle w:val="ListParagraph"/>
        <w:spacing w:line="360" w:lineRule="auto"/>
        <w:rPr>
          <w:b/>
          <w:bCs/>
        </w:rPr>
      </w:pPr>
      <w:r>
        <w:rPr>
          <w:b/>
          <w:bCs/>
        </w:rPr>
        <w:t>Syntax:</w:t>
      </w:r>
    </w:p>
    <w:p w14:paraId="68FDD523" w14:textId="33B7F821" w:rsidR="00B07BF3" w:rsidRDefault="00B632FF" w:rsidP="001E52F5">
      <w:pPr>
        <w:spacing w:line="360" w:lineRule="auto"/>
      </w:pPr>
      <w:r>
        <w:t xml:space="preserve">                 </w:t>
      </w:r>
      <w:r w:rsidRPr="00B632FF">
        <w:t xml:space="preserve">&lt;a </w:t>
      </w:r>
      <w:proofErr w:type="spellStart"/>
      <w:r w:rsidRPr="00B632FF">
        <w:t>href</w:t>
      </w:r>
      <w:proofErr w:type="spellEnd"/>
      <w:r w:rsidRPr="00B632FF">
        <w:t>="URL"&gt;Link Text&lt;/a&gt;</w:t>
      </w:r>
    </w:p>
    <w:p w14:paraId="07221BF0" w14:textId="5CB8DBEC" w:rsidR="00132C46" w:rsidRPr="00132C46" w:rsidRDefault="000421AD" w:rsidP="001E52F5">
      <w:pPr>
        <w:spacing w:line="360" w:lineRule="auto"/>
        <w:ind w:left="360"/>
      </w:pPr>
      <w:r>
        <w:rPr>
          <w:b/>
          <w:bCs/>
        </w:rPr>
        <w:t xml:space="preserve">       </w:t>
      </w:r>
      <w:r w:rsidR="00132C46">
        <w:rPr>
          <w:b/>
          <w:bCs/>
        </w:rPr>
        <w:t>3.</w:t>
      </w:r>
      <w:r w:rsidR="00132C46" w:rsidRPr="00132C46">
        <w:rPr>
          <w:b/>
          <w:bCs/>
        </w:rPr>
        <w:t>Difference between absolute and relative paths</w:t>
      </w:r>
      <w:r w:rsidR="00132C46" w:rsidRPr="00132C46">
        <w:t>:</w:t>
      </w:r>
      <w:r w:rsidR="00132C46" w:rsidRPr="00132C46">
        <w:br/>
      </w:r>
      <w:r w:rsidR="00132C46">
        <w:t xml:space="preserve"> </w:t>
      </w:r>
      <w:r>
        <w:t xml:space="preserve">      </w:t>
      </w:r>
      <w:r w:rsidR="00132C46">
        <w:t xml:space="preserve">  </w:t>
      </w:r>
      <w:r w:rsidR="00132C46" w:rsidRPr="00132C46">
        <w:t>Absolute path = full URL; Relative path = path relative to current file.</w:t>
      </w:r>
    </w:p>
    <w:p w14:paraId="429687E6" w14:textId="1529CAD5" w:rsidR="00132C46" w:rsidRPr="00132C46" w:rsidRDefault="000421AD" w:rsidP="001E52F5">
      <w:pPr>
        <w:spacing w:line="360" w:lineRule="auto"/>
        <w:ind w:left="360"/>
      </w:pPr>
      <w:r>
        <w:rPr>
          <w:b/>
          <w:bCs/>
        </w:rPr>
        <w:t xml:space="preserve">      </w:t>
      </w:r>
      <w:r w:rsidR="00132C46">
        <w:rPr>
          <w:b/>
          <w:bCs/>
        </w:rPr>
        <w:t>4.</w:t>
      </w:r>
      <w:r w:rsidR="00132C46" w:rsidRPr="00132C46">
        <w:rPr>
          <w:b/>
          <w:bCs/>
        </w:rPr>
        <w:t>Example of an absolute path</w:t>
      </w:r>
      <w:r w:rsidR="00132C46" w:rsidRPr="00132C46">
        <w:t>:</w:t>
      </w:r>
      <w:r w:rsidR="00132C46" w:rsidRPr="00132C46">
        <w:br/>
      </w:r>
      <w:r w:rsidR="006A36E3">
        <w:t xml:space="preserve">      </w:t>
      </w:r>
      <w:r w:rsidR="00132C46" w:rsidRPr="00132C46">
        <w:t>https://www.google.com</w:t>
      </w:r>
    </w:p>
    <w:p w14:paraId="23E867DC" w14:textId="1B8A2365" w:rsidR="00132C46" w:rsidRPr="00132C46" w:rsidRDefault="00132C46" w:rsidP="001E52F5">
      <w:pPr>
        <w:spacing w:line="360" w:lineRule="auto"/>
      </w:pPr>
      <w:r>
        <w:rPr>
          <w:b/>
          <w:bCs/>
        </w:rPr>
        <w:t xml:space="preserve">     </w:t>
      </w:r>
      <w:r w:rsidR="006A36E3">
        <w:rPr>
          <w:b/>
          <w:bCs/>
        </w:rPr>
        <w:t xml:space="preserve">     </w:t>
      </w:r>
      <w:r>
        <w:rPr>
          <w:b/>
          <w:bCs/>
        </w:rPr>
        <w:t xml:space="preserve">   </w:t>
      </w:r>
      <w:r w:rsidR="000421AD">
        <w:rPr>
          <w:b/>
          <w:bCs/>
        </w:rPr>
        <w:t>5.</w:t>
      </w:r>
      <w:r w:rsidRPr="00132C46">
        <w:rPr>
          <w:b/>
          <w:bCs/>
        </w:rPr>
        <w:t>Example of a relative path</w:t>
      </w:r>
      <w:r w:rsidRPr="00132C46">
        <w:t>:</w:t>
      </w:r>
      <w:r w:rsidRPr="00132C46">
        <w:br/>
      </w:r>
      <w:r w:rsidR="000421AD">
        <w:t xml:space="preserve">       </w:t>
      </w:r>
      <w:r w:rsidR="006A36E3">
        <w:t xml:space="preserve">     </w:t>
      </w:r>
      <w:r w:rsidR="000421AD">
        <w:t xml:space="preserve">  </w:t>
      </w:r>
      <w:r w:rsidRPr="00132C46">
        <w:t>images/photo.jpg</w:t>
      </w:r>
    </w:p>
    <w:p w14:paraId="25E52C94" w14:textId="3F1DCAAE" w:rsidR="00132C46" w:rsidRPr="00132C46" w:rsidRDefault="006A36E3" w:rsidP="001E52F5">
      <w:pPr>
        <w:spacing w:line="360" w:lineRule="auto"/>
      </w:pPr>
      <w:r>
        <w:rPr>
          <w:b/>
          <w:bCs/>
        </w:rPr>
        <w:lastRenderedPageBreak/>
        <w:t xml:space="preserve">            </w:t>
      </w:r>
      <w:r w:rsidR="000421AD">
        <w:rPr>
          <w:b/>
          <w:bCs/>
        </w:rPr>
        <w:t>6.</w:t>
      </w:r>
      <w:r w:rsidR="00132C46" w:rsidRPr="00132C46">
        <w:rPr>
          <w:b/>
          <w:bCs/>
        </w:rPr>
        <w:t>Use of &lt;</w:t>
      </w:r>
      <w:proofErr w:type="spellStart"/>
      <w:r w:rsidR="00132C46" w:rsidRPr="00132C46">
        <w:rPr>
          <w:b/>
          <w:bCs/>
        </w:rPr>
        <w:t>img</w:t>
      </w:r>
      <w:proofErr w:type="spellEnd"/>
      <w:r w:rsidR="00132C46" w:rsidRPr="00132C46">
        <w:rPr>
          <w:b/>
          <w:bCs/>
        </w:rPr>
        <w:t>&gt; tag</w:t>
      </w:r>
      <w:r w:rsidR="00132C46" w:rsidRPr="00132C46">
        <w:t>:</w:t>
      </w:r>
      <w:r w:rsidR="00132C46" w:rsidRPr="00132C46">
        <w:br/>
      </w:r>
      <w:r>
        <w:t xml:space="preserve">            </w:t>
      </w:r>
      <w:r w:rsidR="00132C46" w:rsidRPr="00132C46">
        <w:t>To display images on a webpage.</w:t>
      </w:r>
    </w:p>
    <w:p w14:paraId="63EBF272" w14:textId="20A2B21F" w:rsidR="00132C46" w:rsidRPr="00132C46" w:rsidRDefault="000421AD" w:rsidP="001E52F5">
      <w:pPr>
        <w:spacing w:line="360" w:lineRule="auto"/>
      </w:pPr>
      <w:r>
        <w:rPr>
          <w:b/>
          <w:bCs/>
        </w:rPr>
        <w:t xml:space="preserve">       </w:t>
      </w:r>
      <w:r w:rsidR="006A36E3">
        <w:rPr>
          <w:b/>
          <w:bCs/>
        </w:rPr>
        <w:t xml:space="preserve">   </w:t>
      </w:r>
      <w:r>
        <w:rPr>
          <w:b/>
          <w:bCs/>
        </w:rPr>
        <w:t xml:space="preserve"> 7.</w:t>
      </w:r>
      <w:r w:rsidR="00132C46" w:rsidRPr="00132C46">
        <w:rPr>
          <w:b/>
          <w:bCs/>
        </w:rPr>
        <w:t>Why alt attribute is important</w:t>
      </w:r>
      <w:r w:rsidR="00132C46" w:rsidRPr="00132C46">
        <w:t>:</w:t>
      </w:r>
      <w:r w:rsidR="00132C46" w:rsidRPr="00132C46">
        <w:br/>
      </w:r>
      <w:r w:rsidR="006A36E3">
        <w:t xml:space="preserve">            </w:t>
      </w:r>
      <w:r w:rsidR="00132C46" w:rsidRPr="00132C46">
        <w:t>Shows text if image doesn’t load and helps screen readers.</w:t>
      </w:r>
    </w:p>
    <w:p w14:paraId="6DC0E098" w14:textId="7F157A34" w:rsidR="00132C46" w:rsidRPr="00132C46" w:rsidRDefault="00132C46" w:rsidP="001E52F5">
      <w:pPr>
        <w:pStyle w:val="ListParagraph"/>
        <w:numPr>
          <w:ilvl w:val="0"/>
          <w:numId w:val="8"/>
        </w:numPr>
        <w:spacing w:line="360" w:lineRule="auto"/>
      </w:pPr>
      <w:r w:rsidRPr="000421AD">
        <w:rPr>
          <w:b/>
          <w:bCs/>
        </w:rPr>
        <w:t>Use of width and height attributes</w:t>
      </w:r>
      <w:r w:rsidRPr="00132C46">
        <w:t>:</w:t>
      </w:r>
      <w:r w:rsidRPr="00132C46">
        <w:br/>
        <w:t>To set image size.</w:t>
      </w:r>
    </w:p>
    <w:p w14:paraId="1B75179D" w14:textId="38B63663" w:rsidR="00132C46" w:rsidRPr="00132C46" w:rsidRDefault="00132C46" w:rsidP="001E52F5">
      <w:pPr>
        <w:pStyle w:val="ListParagraph"/>
        <w:numPr>
          <w:ilvl w:val="0"/>
          <w:numId w:val="8"/>
        </w:numPr>
        <w:spacing w:line="360" w:lineRule="auto"/>
      </w:pPr>
      <w:r w:rsidRPr="000421AD">
        <w:rPr>
          <w:b/>
          <w:bCs/>
        </w:rPr>
        <w:t>Open a link in a new tab</w:t>
      </w:r>
      <w:r w:rsidRPr="00132C46">
        <w:t>:</w:t>
      </w:r>
      <w:r w:rsidRPr="00132C46">
        <w:br/>
        <w:t>Use target="_blank".</w:t>
      </w:r>
    </w:p>
    <w:p w14:paraId="7617A731" w14:textId="77777777" w:rsidR="00132C46" w:rsidRPr="00132C46" w:rsidRDefault="00132C46" w:rsidP="001E52F5">
      <w:pPr>
        <w:numPr>
          <w:ilvl w:val="0"/>
          <w:numId w:val="8"/>
        </w:numPr>
        <w:spacing w:line="360" w:lineRule="auto"/>
      </w:pPr>
      <w:r w:rsidRPr="00132C46">
        <w:rPr>
          <w:b/>
          <w:bCs/>
        </w:rPr>
        <w:t>Image link</w:t>
      </w:r>
      <w:r w:rsidRPr="00132C46">
        <w:t>:</w:t>
      </w:r>
      <w:r w:rsidRPr="00132C46">
        <w:br/>
        <w:t>An image that works as a clickable link.</w:t>
      </w:r>
    </w:p>
    <w:p w14:paraId="0475F5BF" w14:textId="77777777" w:rsidR="00132C46" w:rsidRPr="00132C46" w:rsidRDefault="00132C46" w:rsidP="00132C46">
      <w:r w:rsidRPr="00132C46">
        <w:pict w14:anchorId="3B7B6017">
          <v:rect id="_x0000_i1032" style="width:0;height:1.5pt" o:hralign="center" o:hrstd="t" o:hr="t" fillcolor="#a0a0a0" stroked="f"/>
        </w:pict>
      </w:r>
    </w:p>
    <w:p w14:paraId="04B9A0EA" w14:textId="77777777" w:rsidR="001C23CB" w:rsidRDefault="009E7198" w:rsidP="00B632FF">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9E7198">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34E8C9C7" w14:textId="77777777" w:rsidR="001C23CB" w:rsidRDefault="001C23CB" w:rsidP="00B632FF">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2EA2F99B" w14:textId="53574180" w:rsidR="00C3445A" w:rsidRDefault="001C23CB" w:rsidP="00B632FF">
      <w:pP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r w:rsidR="009E7198" w:rsidRPr="009E7198">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Assignment 5: Fill in the Blanks</w:t>
      </w:r>
    </w:p>
    <w:p w14:paraId="36358630" w14:textId="294DF9AA" w:rsidR="009A61CB" w:rsidRPr="0032153B" w:rsidRDefault="009A61CB" w:rsidP="00F762E3">
      <w:pPr>
        <w:pStyle w:val="ListParagraph"/>
        <w:numPr>
          <w:ilvl w:val="0"/>
          <w:numId w:val="9"/>
        </w:numPr>
        <w:spacing w:line="360" w:lineRule="auto"/>
        <w:rPr>
          <w:b/>
          <w:bCs/>
          <w:color w:val="EE0000"/>
          <w:sz w:val="28"/>
          <w:szCs w:val="28"/>
        </w:rPr>
      </w:pPr>
      <w:r w:rsidRPr="00F762E3">
        <w:rPr>
          <w:sz w:val="28"/>
          <w:szCs w:val="28"/>
        </w:rPr>
        <w:t>The tag used to</w:t>
      </w:r>
      <w:r w:rsidR="00F762E3" w:rsidRPr="00F762E3">
        <w:rPr>
          <w:sz w:val="28"/>
          <w:szCs w:val="28"/>
        </w:rPr>
        <w:t xml:space="preserve"> </w:t>
      </w:r>
      <w:r w:rsidRPr="00F762E3">
        <w:rPr>
          <w:sz w:val="28"/>
          <w:szCs w:val="28"/>
        </w:rPr>
        <w:t xml:space="preserve">create a hyperlink is </w:t>
      </w:r>
      <w:r w:rsidR="0032153B" w:rsidRPr="0032153B">
        <w:rPr>
          <w:b/>
          <w:bCs/>
          <w:color w:val="EE0000"/>
          <w:sz w:val="28"/>
          <w:szCs w:val="28"/>
        </w:rPr>
        <w:t>&lt;a&gt;</w:t>
      </w:r>
      <w:r w:rsidR="008A6A9F">
        <w:rPr>
          <w:b/>
          <w:bCs/>
          <w:color w:val="EE0000"/>
          <w:sz w:val="28"/>
          <w:szCs w:val="28"/>
        </w:rPr>
        <w:t>.</w:t>
      </w:r>
    </w:p>
    <w:p w14:paraId="60DF861D" w14:textId="32F2D7CF" w:rsidR="00F762E3" w:rsidRPr="00F762E3" w:rsidRDefault="00F762E3" w:rsidP="00F762E3">
      <w:pPr>
        <w:pStyle w:val="ListParagraph"/>
        <w:numPr>
          <w:ilvl w:val="0"/>
          <w:numId w:val="9"/>
        </w:numPr>
        <w:spacing w:line="360" w:lineRule="auto"/>
        <w:rPr>
          <w:sz w:val="28"/>
          <w:szCs w:val="28"/>
        </w:rPr>
      </w:pPr>
      <w:r w:rsidRPr="00F762E3">
        <w:rPr>
          <w:sz w:val="28"/>
          <w:szCs w:val="28"/>
        </w:rPr>
        <w:t xml:space="preserve"> The a </w:t>
      </w:r>
      <w:proofErr w:type="spellStart"/>
      <w:r w:rsidRPr="00F762E3">
        <w:rPr>
          <w:sz w:val="28"/>
          <w:szCs w:val="28"/>
        </w:rPr>
        <w:t>ribute</w:t>
      </w:r>
      <w:proofErr w:type="spellEnd"/>
      <w:r w:rsidRPr="00F762E3">
        <w:rPr>
          <w:sz w:val="28"/>
          <w:szCs w:val="28"/>
        </w:rPr>
        <w:t xml:space="preserve"> that specifies the image path </w:t>
      </w:r>
      <w:proofErr w:type="gramStart"/>
      <w:r w:rsidRPr="003D2316">
        <w:t xml:space="preserve">is </w:t>
      </w:r>
      <w:r w:rsidR="003D2316" w:rsidRPr="003D2316">
        <w:rPr>
          <w:color w:val="EE0000"/>
          <w:sz w:val="28"/>
          <w:szCs w:val="28"/>
        </w:rPr>
        <w:t xml:space="preserve"> </w:t>
      </w:r>
      <w:proofErr w:type="spellStart"/>
      <w:r w:rsidR="003D2316" w:rsidRPr="003D2316">
        <w:rPr>
          <w:b/>
          <w:bCs/>
          <w:color w:val="EE0000"/>
          <w:sz w:val="28"/>
          <w:szCs w:val="28"/>
        </w:rPr>
        <w:t>src</w:t>
      </w:r>
      <w:proofErr w:type="spellEnd"/>
      <w:proofErr w:type="gramEnd"/>
      <w:r w:rsidR="008A6A9F">
        <w:rPr>
          <w:b/>
          <w:bCs/>
          <w:color w:val="EE0000"/>
          <w:sz w:val="28"/>
          <w:szCs w:val="28"/>
        </w:rPr>
        <w:t>.</w:t>
      </w:r>
    </w:p>
    <w:p w14:paraId="19BA4472" w14:textId="535D076E" w:rsidR="00F762E3" w:rsidRPr="00F762E3" w:rsidRDefault="00F762E3" w:rsidP="00F762E3">
      <w:pPr>
        <w:pStyle w:val="ListParagraph"/>
        <w:numPr>
          <w:ilvl w:val="0"/>
          <w:numId w:val="9"/>
        </w:numPr>
        <w:spacing w:line="360" w:lineRule="auto"/>
        <w:rPr>
          <w:sz w:val="28"/>
          <w:szCs w:val="28"/>
        </w:rPr>
      </w:pPr>
      <w:r w:rsidRPr="00F762E3">
        <w:rPr>
          <w:sz w:val="28"/>
          <w:szCs w:val="28"/>
        </w:rPr>
        <w:t xml:space="preserve"> The a </w:t>
      </w:r>
      <w:proofErr w:type="spellStart"/>
      <w:r w:rsidRPr="00F762E3">
        <w:rPr>
          <w:sz w:val="28"/>
          <w:szCs w:val="28"/>
        </w:rPr>
        <w:t>ribute</w:t>
      </w:r>
      <w:proofErr w:type="spellEnd"/>
      <w:r w:rsidRPr="00F762E3">
        <w:rPr>
          <w:sz w:val="28"/>
          <w:szCs w:val="28"/>
        </w:rPr>
        <w:t xml:space="preserve"> used to open a link in a new tab is </w:t>
      </w:r>
      <w:r w:rsidR="00C54FAF" w:rsidRPr="00C54FAF">
        <w:rPr>
          <w:b/>
          <w:bCs/>
          <w:color w:val="EE0000"/>
          <w:sz w:val="28"/>
          <w:szCs w:val="28"/>
        </w:rPr>
        <w:t>target</w:t>
      </w:r>
      <w:proofErr w:type="gramStart"/>
      <w:r w:rsidR="00C54FAF" w:rsidRPr="00C54FAF">
        <w:rPr>
          <w:b/>
          <w:bCs/>
          <w:color w:val="EE0000"/>
          <w:sz w:val="28"/>
          <w:szCs w:val="28"/>
        </w:rPr>
        <w:t>=”_</w:t>
      </w:r>
      <w:proofErr w:type="gramEnd"/>
      <w:r w:rsidR="00C54FAF" w:rsidRPr="00C54FAF">
        <w:rPr>
          <w:b/>
          <w:bCs/>
          <w:color w:val="EE0000"/>
          <w:sz w:val="28"/>
          <w:szCs w:val="28"/>
        </w:rPr>
        <w:t>blank”</w:t>
      </w:r>
      <w:r w:rsidR="008A6A9F">
        <w:rPr>
          <w:b/>
          <w:bCs/>
          <w:color w:val="EE0000"/>
          <w:sz w:val="28"/>
          <w:szCs w:val="28"/>
        </w:rPr>
        <w:t>.</w:t>
      </w:r>
    </w:p>
    <w:p w14:paraId="328F40C6" w14:textId="7CD6B14E" w:rsidR="00F762E3" w:rsidRPr="00F762E3" w:rsidRDefault="00F762E3" w:rsidP="00F762E3">
      <w:pPr>
        <w:pStyle w:val="ListParagraph"/>
        <w:numPr>
          <w:ilvl w:val="0"/>
          <w:numId w:val="9"/>
        </w:numPr>
        <w:spacing w:line="360" w:lineRule="auto"/>
        <w:rPr>
          <w:sz w:val="28"/>
          <w:szCs w:val="28"/>
        </w:rPr>
      </w:pPr>
      <w:r w:rsidRPr="00F762E3">
        <w:rPr>
          <w:sz w:val="28"/>
          <w:szCs w:val="28"/>
        </w:rPr>
        <w:t xml:space="preserve"> The text shown when an image does not load is called </w:t>
      </w:r>
      <w:r w:rsidR="0032402B" w:rsidRPr="0032402B">
        <w:rPr>
          <w:b/>
          <w:bCs/>
          <w:color w:val="EE0000"/>
          <w:sz w:val="28"/>
          <w:szCs w:val="28"/>
        </w:rPr>
        <w:t>alt text</w:t>
      </w:r>
      <w:r w:rsidR="008A6A9F">
        <w:rPr>
          <w:b/>
          <w:bCs/>
          <w:color w:val="EE0000"/>
          <w:sz w:val="28"/>
          <w:szCs w:val="28"/>
        </w:rPr>
        <w:t>.</w:t>
      </w:r>
    </w:p>
    <w:p w14:paraId="4CE0F14E" w14:textId="38219ED2" w:rsidR="00F762E3" w:rsidRDefault="00F762E3" w:rsidP="00F762E3">
      <w:pPr>
        <w:pStyle w:val="ListParagraph"/>
        <w:numPr>
          <w:ilvl w:val="0"/>
          <w:numId w:val="9"/>
        </w:numPr>
        <w:spacing w:line="360" w:lineRule="auto"/>
        <w:rPr>
          <w:sz w:val="28"/>
          <w:szCs w:val="28"/>
        </w:rPr>
      </w:pPr>
      <w:r w:rsidRPr="00F762E3">
        <w:rPr>
          <w:sz w:val="28"/>
          <w:szCs w:val="28"/>
        </w:rPr>
        <w:t xml:space="preserve"> The tag used to display an image is </w:t>
      </w:r>
      <w:r w:rsidR="008A6A9F" w:rsidRPr="008A6A9F">
        <w:rPr>
          <w:b/>
          <w:bCs/>
          <w:color w:val="EE0000"/>
          <w:sz w:val="28"/>
          <w:szCs w:val="28"/>
        </w:rPr>
        <w:t>&lt;</w:t>
      </w:r>
      <w:proofErr w:type="spellStart"/>
      <w:r w:rsidR="008A6A9F" w:rsidRPr="008A6A9F">
        <w:rPr>
          <w:b/>
          <w:bCs/>
          <w:color w:val="EE0000"/>
          <w:sz w:val="28"/>
          <w:szCs w:val="28"/>
        </w:rPr>
        <w:t>img</w:t>
      </w:r>
      <w:proofErr w:type="spellEnd"/>
      <w:r w:rsidR="008A6A9F" w:rsidRPr="008A6A9F">
        <w:rPr>
          <w:b/>
          <w:bCs/>
          <w:color w:val="EE0000"/>
          <w:sz w:val="28"/>
          <w:szCs w:val="28"/>
        </w:rPr>
        <w:t>&gt;.</w:t>
      </w:r>
    </w:p>
    <w:p w14:paraId="1848CB88" w14:textId="1C724E34" w:rsidR="00117037" w:rsidRDefault="00916F23" w:rsidP="00117037">
      <w:pPr>
        <w:pStyle w:val="ListParagraph"/>
        <w:spacing w:line="360" w:lineRule="auto"/>
        <w:rPr>
          <w:sz w:val="28"/>
          <w:szCs w:val="28"/>
        </w:rPr>
      </w:pPr>
      <w:r>
        <w:rPr>
          <w:noProof/>
          <w:sz w:val="28"/>
          <w:szCs w:val="28"/>
        </w:rPr>
        <mc:AlternateContent>
          <mc:Choice Requires="wps">
            <w:drawing>
              <wp:anchor distT="0" distB="0" distL="114300" distR="114300" simplePos="0" relativeHeight="251660288" behindDoc="0" locked="0" layoutInCell="1" allowOverlap="1" wp14:anchorId="682EDB8F" wp14:editId="0D1244DE">
                <wp:simplePos x="0" y="0"/>
                <wp:positionH relativeFrom="column">
                  <wp:posOffset>-394855</wp:posOffset>
                </wp:positionH>
                <wp:positionV relativeFrom="paragraph">
                  <wp:posOffset>146050</wp:posOffset>
                </wp:positionV>
                <wp:extent cx="6636328" cy="13855"/>
                <wp:effectExtent l="0" t="0" r="31750" b="24765"/>
                <wp:wrapNone/>
                <wp:docPr id="306881564" name="Straight Connector 2"/>
                <wp:cNvGraphicFramePr/>
                <a:graphic xmlns:a="http://schemas.openxmlformats.org/drawingml/2006/main">
                  <a:graphicData uri="http://schemas.microsoft.com/office/word/2010/wordprocessingShape">
                    <wps:wsp>
                      <wps:cNvCnPr/>
                      <wps:spPr>
                        <a:xfrm flipV="1">
                          <a:off x="0" y="0"/>
                          <a:ext cx="6636328" cy="138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0DCC29"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1.1pt,11.5pt" to="491.4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" strokecolor="#156082 [3204]" strokeweight=".5pt">
                <v:stroke joinstyle="miter"/>
              </v:line>
            </w:pict>
          </mc:Fallback>
        </mc:AlternateContent>
      </w:r>
    </w:p>
    <w:p w14:paraId="2464E8F0" w14:textId="107A9B35" w:rsidR="00117037" w:rsidRDefault="00117037" w:rsidP="00117037">
      <w:pPr>
        <w:pStyle w:val="ListParagraph"/>
        <w:spacing w:line="360" w:lineRule="auto"/>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r w:rsidRPr="0011703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Assignment 6: Prac</w:t>
      </w:r>
      <w:r w:rsidRPr="0011703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ti</w:t>
      </w:r>
      <w:r w:rsidRPr="0011703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cal Task</w:t>
      </w:r>
    </w:p>
    <w:p w14:paraId="1D14AEB3" w14:textId="75D7BEEC" w:rsidR="00117037" w:rsidRDefault="00E0567F" w:rsidP="001B5DF6">
      <w:pPr>
        <w:rPr>
          <w:sz w:val="24"/>
          <w:szCs w:val="24"/>
        </w:rPr>
      </w:pPr>
      <w:r w:rsidRPr="001B5DF6">
        <w:rPr>
          <w:sz w:val="24"/>
          <w:szCs w:val="24"/>
        </w:rPr>
        <w:t xml:space="preserve">Create an HTML Page </w:t>
      </w:r>
      <w:r w:rsidR="0023332D">
        <w:rPr>
          <w:sz w:val="24"/>
          <w:szCs w:val="24"/>
        </w:rPr>
        <w:t xml:space="preserve">That </w:t>
      </w:r>
      <w:proofErr w:type="gramStart"/>
      <w:r w:rsidR="0023332D">
        <w:rPr>
          <w:sz w:val="24"/>
          <w:szCs w:val="24"/>
        </w:rPr>
        <w:t>include :</w:t>
      </w:r>
      <w:proofErr w:type="gramEnd"/>
    </w:p>
    <w:p w14:paraId="37355737" w14:textId="364B8824" w:rsidR="0023332D" w:rsidRDefault="000230BB" w:rsidP="001C3FAC">
      <w:pPr>
        <w:pStyle w:val="ListParagraph"/>
        <w:numPr>
          <w:ilvl w:val="0"/>
          <w:numId w:val="10"/>
        </w:numPr>
        <w:rPr>
          <w:sz w:val="24"/>
          <w:szCs w:val="24"/>
        </w:rPr>
      </w:pPr>
      <w:r w:rsidRPr="000230BB">
        <w:rPr>
          <w:sz w:val="24"/>
          <w:szCs w:val="24"/>
        </w:rPr>
        <w:t>One external link to Google</w:t>
      </w:r>
    </w:p>
    <w:p w14:paraId="2B755883" w14:textId="77777777" w:rsidR="000230BB" w:rsidRDefault="000230BB" w:rsidP="001C3FAC">
      <w:pPr>
        <w:pStyle w:val="ListParagraph"/>
        <w:numPr>
          <w:ilvl w:val="0"/>
          <w:numId w:val="10"/>
        </w:numPr>
        <w:rPr>
          <w:sz w:val="24"/>
          <w:szCs w:val="24"/>
        </w:rPr>
      </w:pPr>
      <w:r w:rsidRPr="000230BB">
        <w:rPr>
          <w:sz w:val="24"/>
          <w:szCs w:val="24"/>
        </w:rPr>
        <w:t>One internal link to another HTML page</w:t>
      </w:r>
    </w:p>
    <w:p w14:paraId="42551527" w14:textId="4A207D27" w:rsidR="000230BB" w:rsidRPr="002E71E2" w:rsidRDefault="000230BB" w:rsidP="002E71E2">
      <w:pPr>
        <w:pStyle w:val="ListParagraph"/>
        <w:numPr>
          <w:ilvl w:val="0"/>
          <w:numId w:val="10"/>
        </w:numPr>
        <w:rPr>
          <w:sz w:val="24"/>
          <w:szCs w:val="24"/>
        </w:rPr>
      </w:pPr>
      <w:r w:rsidRPr="002E71E2">
        <w:rPr>
          <w:sz w:val="24"/>
          <w:szCs w:val="24"/>
        </w:rPr>
        <w:t xml:space="preserve">One image with </w:t>
      </w:r>
      <w:proofErr w:type="spellStart"/>
      <w:r w:rsidRPr="002E71E2">
        <w:rPr>
          <w:sz w:val="24"/>
          <w:szCs w:val="24"/>
        </w:rPr>
        <w:t>src</w:t>
      </w:r>
      <w:proofErr w:type="spellEnd"/>
      <w:r w:rsidRPr="002E71E2">
        <w:rPr>
          <w:sz w:val="24"/>
          <w:szCs w:val="24"/>
        </w:rPr>
        <w:t xml:space="preserve">, alt, width, and height </w:t>
      </w:r>
    </w:p>
    <w:p w14:paraId="6C0AC56C" w14:textId="228CFBA0" w:rsidR="000230BB" w:rsidRDefault="000230BB" w:rsidP="000230BB">
      <w:pPr>
        <w:pStyle w:val="ListParagraph"/>
        <w:numPr>
          <w:ilvl w:val="0"/>
          <w:numId w:val="10"/>
        </w:numPr>
        <w:rPr>
          <w:sz w:val="24"/>
          <w:szCs w:val="24"/>
        </w:rPr>
      </w:pPr>
      <w:r>
        <w:rPr>
          <w:sz w:val="24"/>
          <w:szCs w:val="24"/>
        </w:rPr>
        <w:t xml:space="preserve"> </w:t>
      </w:r>
      <w:r w:rsidRPr="000230BB">
        <w:rPr>
          <w:sz w:val="24"/>
          <w:szCs w:val="24"/>
        </w:rPr>
        <w:t>One image used as a clickable link</w:t>
      </w:r>
    </w:p>
    <w:p w14:paraId="6272BFB2" w14:textId="3EA8A543" w:rsidR="005855B9" w:rsidRDefault="005855B9" w:rsidP="005855B9">
      <w:pPr>
        <w:pStyle w:val="ListParagraph"/>
        <w:rPr>
          <w:sz w:val="24"/>
          <w:szCs w:val="24"/>
        </w:rPr>
      </w:pPr>
      <w:r w:rsidRPr="005855B9">
        <w:rPr>
          <w:sz w:val="24"/>
          <w:szCs w:val="24"/>
        </w:rPr>
        <w:lastRenderedPageBreak/>
        <w:drawing>
          <wp:inline distT="0" distB="0" distL="0" distR="0" wp14:anchorId="66D8D04E" wp14:editId="01F41BAD">
            <wp:extent cx="5731510" cy="2599055"/>
            <wp:effectExtent l="0" t="0" r="2540" b="0"/>
            <wp:docPr id="126718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89375" name=""/>
                    <pic:cNvPicPr/>
                  </pic:nvPicPr>
                  <pic:blipFill>
                    <a:blip r:embed="rId10"/>
                    <a:stretch>
                      <a:fillRect/>
                    </a:stretch>
                  </pic:blipFill>
                  <pic:spPr>
                    <a:xfrm>
                      <a:off x="0" y="0"/>
                      <a:ext cx="5731510" cy="2599055"/>
                    </a:xfrm>
                    <a:prstGeom prst="rect">
                      <a:avLst/>
                    </a:prstGeom>
                  </pic:spPr>
                </pic:pic>
              </a:graphicData>
            </a:graphic>
          </wp:inline>
        </w:drawing>
      </w:r>
    </w:p>
    <w:p w14:paraId="1987F42F" w14:textId="77777777" w:rsidR="005855B9" w:rsidRDefault="005855B9" w:rsidP="005855B9">
      <w:pPr>
        <w:pStyle w:val="ListParagraph"/>
        <w:rPr>
          <w:sz w:val="24"/>
          <w:szCs w:val="24"/>
        </w:rPr>
      </w:pPr>
    </w:p>
    <w:p w14:paraId="56AEED8E" w14:textId="038954B5" w:rsidR="005855B9" w:rsidRDefault="00E96161" w:rsidP="005855B9">
      <w:pPr>
        <w:pStyle w:val="ListParagraph"/>
        <w:rPr>
          <w:sz w:val="24"/>
          <w:szCs w:val="24"/>
        </w:rPr>
      </w:pPr>
      <w:r w:rsidRPr="00E96161">
        <w:rPr>
          <w:sz w:val="24"/>
          <w:szCs w:val="24"/>
        </w:rPr>
        <w:drawing>
          <wp:inline distT="0" distB="0" distL="0" distR="0" wp14:anchorId="46835DAC" wp14:editId="307D4452">
            <wp:extent cx="5731510" cy="3637280"/>
            <wp:effectExtent l="0" t="0" r="2540" b="1270"/>
            <wp:docPr id="212329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98608" name=""/>
                    <pic:cNvPicPr/>
                  </pic:nvPicPr>
                  <pic:blipFill>
                    <a:blip r:embed="rId11"/>
                    <a:stretch>
                      <a:fillRect/>
                    </a:stretch>
                  </pic:blipFill>
                  <pic:spPr>
                    <a:xfrm>
                      <a:off x="0" y="0"/>
                      <a:ext cx="5731510" cy="3637280"/>
                    </a:xfrm>
                    <a:prstGeom prst="rect">
                      <a:avLst/>
                    </a:prstGeom>
                  </pic:spPr>
                </pic:pic>
              </a:graphicData>
            </a:graphic>
          </wp:inline>
        </w:drawing>
      </w:r>
    </w:p>
    <w:p w14:paraId="78FE4209" w14:textId="77777777" w:rsidR="00E96161" w:rsidRDefault="00E96161" w:rsidP="005855B9">
      <w:pPr>
        <w:pStyle w:val="ListParagraph"/>
        <w:rPr>
          <w:sz w:val="24"/>
          <w:szCs w:val="24"/>
        </w:rPr>
      </w:pPr>
    </w:p>
    <w:p w14:paraId="03772B43" w14:textId="03FF8FDE" w:rsidR="00E96161" w:rsidRDefault="00D45D5D" w:rsidP="005855B9">
      <w:pPr>
        <w:pStyle w:val="ListParagraph"/>
        <w:rPr>
          <w:sz w:val="24"/>
          <w:szCs w:val="24"/>
        </w:rPr>
      </w:pPr>
      <w:r w:rsidRPr="00D45D5D">
        <w:rPr>
          <w:sz w:val="24"/>
          <w:szCs w:val="24"/>
        </w:rPr>
        <w:lastRenderedPageBreak/>
        <w:drawing>
          <wp:inline distT="0" distB="0" distL="0" distR="0" wp14:anchorId="7E3EF8C2" wp14:editId="5ABAB29A">
            <wp:extent cx="5731510" cy="3022600"/>
            <wp:effectExtent l="0" t="0" r="2540" b="6350"/>
            <wp:docPr id="139266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68409" name=""/>
                    <pic:cNvPicPr/>
                  </pic:nvPicPr>
                  <pic:blipFill>
                    <a:blip r:embed="rId12"/>
                    <a:stretch>
                      <a:fillRect/>
                    </a:stretch>
                  </pic:blipFill>
                  <pic:spPr>
                    <a:xfrm>
                      <a:off x="0" y="0"/>
                      <a:ext cx="5731510" cy="3022600"/>
                    </a:xfrm>
                    <a:prstGeom prst="rect">
                      <a:avLst/>
                    </a:prstGeom>
                  </pic:spPr>
                </pic:pic>
              </a:graphicData>
            </a:graphic>
          </wp:inline>
        </w:drawing>
      </w:r>
    </w:p>
    <w:p w14:paraId="2CCD470A" w14:textId="77777777" w:rsidR="00D45D5D" w:rsidRDefault="00D45D5D" w:rsidP="005855B9">
      <w:pPr>
        <w:pStyle w:val="ListParagraph"/>
        <w:rPr>
          <w:sz w:val="24"/>
          <w:szCs w:val="24"/>
        </w:rPr>
      </w:pPr>
    </w:p>
    <w:p w14:paraId="3F1581D3" w14:textId="26B3A814" w:rsidR="00D45D5D" w:rsidRDefault="00B35B98" w:rsidP="005855B9">
      <w:pPr>
        <w:pStyle w:val="ListParagraph"/>
        <w:rPr>
          <w:sz w:val="24"/>
          <w:szCs w:val="24"/>
        </w:rPr>
      </w:pPr>
      <w:r w:rsidRPr="00B35B98">
        <w:rPr>
          <w:sz w:val="24"/>
          <w:szCs w:val="24"/>
        </w:rPr>
        <w:drawing>
          <wp:inline distT="0" distB="0" distL="0" distR="0" wp14:anchorId="5543D0D8" wp14:editId="232E784E">
            <wp:extent cx="5731510" cy="3580765"/>
            <wp:effectExtent l="0" t="0" r="2540" b="635"/>
            <wp:docPr id="199533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31605" name=""/>
                    <pic:cNvPicPr/>
                  </pic:nvPicPr>
                  <pic:blipFill>
                    <a:blip r:embed="rId13"/>
                    <a:stretch>
                      <a:fillRect/>
                    </a:stretch>
                  </pic:blipFill>
                  <pic:spPr>
                    <a:xfrm>
                      <a:off x="0" y="0"/>
                      <a:ext cx="5731510" cy="3580765"/>
                    </a:xfrm>
                    <a:prstGeom prst="rect">
                      <a:avLst/>
                    </a:prstGeom>
                  </pic:spPr>
                </pic:pic>
              </a:graphicData>
            </a:graphic>
          </wp:inline>
        </w:drawing>
      </w:r>
    </w:p>
    <w:p w14:paraId="59DFCDD1" w14:textId="77777777" w:rsidR="002D1529" w:rsidRDefault="002D1529" w:rsidP="005855B9">
      <w:pPr>
        <w:pStyle w:val="ListParagraph"/>
        <w:rPr>
          <w:sz w:val="24"/>
          <w:szCs w:val="24"/>
        </w:rPr>
      </w:pPr>
    </w:p>
    <w:p w14:paraId="466F4776" w14:textId="6207CBE0" w:rsidR="002D1529" w:rsidRDefault="00916F23" w:rsidP="005855B9">
      <w:pPr>
        <w:pStyle w:val="ListParagraph"/>
        <w:rPr>
          <w:sz w:val="24"/>
          <w:szCs w:val="24"/>
        </w:rPr>
      </w:pPr>
      <w:r>
        <w:rPr>
          <w:noProof/>
          <w:sz w:val="24"/>
          <w:szCs w:val="24"/>
        </w:rPr>
        <mc:AlternateContent>
          <mc:Choice Requires="wps">
            <w:drawing>
              <wp:anchor distT="0" distB="0" distL="114300" distR="114300" simplePos="0" relativeHeight="251659264" behindDoc="0" locked="0" layoutInCell="1" allowOverlap="1" wp14:anchorId="60254AE2" wp14:editId="1ED9220C">
                <wp:simplePos x="0" y="0"/>
                <wp:positionH relativeFrom="column">
                  <wp:posOffset>-588818</wp:posOffset>
                </wp:positionH>
                <wp:positionV relativeFrom="paragraph">
                  <wp:posOffset>228080</wp:posOffset>
                </wp:positionV>
                <wp:extent cx="7239000" cy="6928"/>
                <wp:effectExtent l="0" t="0" r="19050" b="31750"/>
                <wp:wrapNone/>
                <wp:docPr id="1684681813" name="Straight Connector 1"/>
                <wp:cNvGraphicFramePr/>
                <a:graphic xmlns:a="http://schemas.openxmlformats.org/drawingml/2006/main">
                  <a:graphicData uri="http://schemas.microsoft.com/office/word/2010/wordprocessingShape">
                    <wps:wsp>
                      <wps:cNvCnPr/>
                      <wps:spPr>
                        <a:xfrm>
                          <a:off x="0" y="0"/>
                          <a:ext cx="7239000" cy="69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898CD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35pt,17.95pt" to="523.6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" strokecolor="#156082 [3204]" strokeweight=".5pt">
                <v:stroke joinstyle="miter"/>
              </v:line>
            </w:pict>
          </mc:Fallback>
        </mc:AlternateContent>
      </w:r>
    </w:p>
    <w:p w14:paraId="3F517FC7" w14:textId="77777777" w:rsidR="00230C63" w:rsidRDefault="00230C63" w:rsidP="005855B9">
      <w:pPr>
        <w:pStyle w:val="ListParagraph"/>
        <w:rPr>
          <w:sz w:val="24"/>
          <w:szCs w:val="24"/>
        </w:rPr>
      </w:pPr>
    </w:p>
    <w:p w14:paraId="71616274" w14:textId="77777777" w:rsidR="00230C63" w:rsidRDefault="00230C63" w:rsidP="005855B9">
      <w:pPr>
        <w:pStyle w:val="ListParagraph"/>
        <w:rPr>
          <w:sz w:val="24"/>
          <w:szCs w:val="24"/>
        </w:rPr>
      </w:pPr>
    </w:p>
    <w:p w14:paraId="7D9FAED2" w14:textId="77777777" w:rsidR="00230C63" w:rsidRDefault="00230C63" w:rsidP="005855B9">
      <w:pPr>
        <w:pStyle w:val="ListParagraph"/>
        <w:rPr>
          <w:sz w:val="24"/>
          <w:szCs w:val="24"/>
        </w:rPr>
      </w:pPr>
    </w:p>
    <w:p w14:paraId="6C080F1D" w14:textId="2BEF6872" w:rsidR="002D1529" w:rsidRDefault="002D1529" w:rsidP="005855B9">
      <w:pPr>
        <w:pStyle w:val="ListParagraph"/>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62181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Assignment 7: Error Iden</w:t>
      </w:r>
      <w:r w:rsidRPr="0062181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ti</w:t>
      </w:r>
      <w:r w:rsidRPr="0062181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fica</w:t>
      </w:r>
      <w:r w:rsidR="00621817" w:rsidRPr="0062181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ti</w:t>
      </w:r>
      <w:r w:rsidRPr="00621817">
        <w:rPr>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on</w:t>
      </w:r>
    </w:p>
    <w:p w14:paraId="44AF5560" w14:textId="44BC1F29" w:rsidR="00621817" w:rsidRDefault="00DB6B3B" w:rsidP="00DB6B3B">
      <w:pPr>
        <w:rPr>
          <w:b/>
          <w:bCs/>
        </w:rPr>
      </w:pPr>
      <w:proofErr w:type="gramStart"/>
      <w:r w:rsidRPr="00DB6B3B">
        <w:rPr>
          <w:b/>
          <w:bCs/>
        </w:rPr>
        <w:t>Find</w:t>
      </w:r>
      <w:r>
        <w:rPr>
          <w:b/>
          <w:bCs/>
        </w:rPr>
        <w:t xml:space="preserve">  and</w:t>
      </w:r>
      <w:proofErr w:type="gramEnd"/>
      <w:r>
        <w:rPr>
          <w:b/>
          <w:bCs/>
        </w:rPr>
        <w:t xml:space="preserve"> correct the </w:t>
      </w:r>
      <w:r w:rsidR="00D35B81">
        <w:rPr>
          <w:b/>
          <w:bCs/>
        </w:rPr>
        <w:t>errors:</w:t>
      </w:r>
    </w:p>
    <w:p w14:paraId="3C18D4F7" w14:textId="45C4F0A2" w:rsidR="00D35B81" w:rsidRDefault="00D35B81" w:rsidP="00DB6B3B">
      <w:pPr>
        <w:rPr>
          <w:b/>
          <w:bCs/>
        </w:rPr>
      </w:pPr>
      <w:r>
        <w:rPr>
          <w:b/>
          <w:bCs/>
        </w:rPr>
        <w:t>&lt;a&gt;Visit Google &lt;/a&gt;</w:t>
      </w:r>
    </w:p>
    <w:p w14:paraId="38ACF708" w14:textId="13185858" w:rsidR="00D35B81" w:rsidRDefault="00115957" w:rsidP="00DB6B3B">
      <w:pPr>
        <w:rPr>
          <w:b/>
          <w:bCs/>
        </w:rPr>
      </w:pPr>
      <w:r>
        <w:rPr>
          <w:b/>
          <w:bCs/>
        </w:rPr>
        <w:lastRenderedPageBreak/>
        <w:t>&lt;</w:t>
      </w:r>
      <w:proofErr w:type="spellStart"/>
      <w:r>
        <w:rPr>
          <w:b/>
          <w:bCs/>
        </w:rPr>
        <w:t>img</w:t>
      </w:r>
      <w:proofErr w:type="spellEnd"/>
      <w:r>
        <w:rPr>
          <w:b/>
          <w:bCs/>
        </w:rPr>
        <w:t xml:space="preserve"> </w:t>
      </w:r>
      <w:proofErr w:type="spellStart"/>
      <w:r>
        <w:rPr>
          <w:b/>
          <w:bCs/>
        </w:rPr>
        <w:t>href</w:t>
      </w:r>
      <w:proofErr w:type="spellEnd"/>
      <w:proofErr w:type="gramStart"/>
      <w:r>
        <w:rPr>
          <w:b/>
          <w:bCs/>
        </w:rPr>
        <w:t>=”photo.jpg</w:t>
      </w:r>
      <w:proofErr w:type="gramEnd"/>
      <w:r>
        <w:rPr>
          <w:b/>
          <w:bCs/>
        </w:rPr>
        <w:t>”&gt;</w:t>
      </w:r>
    </w:p>
    <w:p w14:paraId="69CB1BE7" w14:textId="6EA83176" w:rsidR="00115957" w:rsidRPr="00DB6B3B" w:rsidRDefault="00115957" w:rsidP="00DB6B3B">
      <w:pPr>
        <w:rPr>
          <w:b/>
          <w:bCs/>
        </w:rPr>
      </w:pPr>
      <w:r>
        <w:rPr>
          <w:b/>
          <w:bCs/>
        </w:rPr>
        <w:t xml:space="preserve">&lt;a </w:t>
      </w:r>
      <w:proofErr w:type="spellStart"/>
      <w:r>
        <w:rPr>
          <w:b/>
          <w:bCs/>
        </w:rPr>
        <w:t>href</w:t>
      </w:r>
      <w:proofErr w:type="spellEnd"/>
      <w:proofErr w:type="gramStart"/>
      <w:r w:rsidR="00C23E81">
        <w:rPr>
          <w:b/>
          <w:bCs/>
        </w:rPr>
        <w:t>=”home.html</w:t>
      </w:r>
      <w:proofErr w:type="gramEnd"/>
      <w:r w:rsidR="00C23E81">
        <w:rPr>
          <w:b/>
          <w:bCs/>
        </w:rPr>
        <w:t>”&gt;</w:t>
      </w:r>
    </w:p>
    <w:p w14:paraId="3A0C2E7F" w14:textId="1BE03AE5" w:rsidR="00621817" w:rsidRDefault="005F1794" w:rsidP="005855B9">
      <w:pPr>
        <w:pStyle w:val="ListParagraph"/>
        <w:rPr>
          <w:sz w:val="24"/>
          <w:szCs w:val="24"/>
        </w:rPr>
      </w:pPr>
      <w:r w:rsidRPr="005F1794">
        <w:rPr>
          <w:sz w:val="24"/>
          <w:szCs w:val="24"/>
        </w:rPr>
        <w:drawing>
          <wp:inline distT="0" distB="0" distL="0" distR="0" wp14:anchorId="044025CF" wp14:editId="4AB1039F">
            <wp:extent cx="5731510" cy="1909445"/>
            <wp:effectExtent l="0" t="0" r="2540" b="0"/>
            <wp:docPr id="12671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0625" name=""/>
                    <pic:cNvPicPr/>
                  </pic:nvPicPr>
                  <pic:blipFill>
                    <a:blip r:embed="rId14"/>
                    <a:stretch>
                      <a:fillRect/>
                    </a:stretch>
                  </pic:blipFill>
                  <pic:spPr>
                    <a:xfrm>
                      <a:off x="0" y="0"/>
                      <a:ext cx="5731510" cy="1909445"/>
                    </a:xfrm>
                    <a:prstGeom prst="rect">
                      <a:avLst/>
                    </a:prstGeom>
                  </pic:spPr>
                </pic:pic>
              </a:graphicData>
            </a:graphic>
          </wp:inline>
        </w:drawing>
      </w:r>
    </w:p>
    <w:p w14:paraId="785A5081" w14:textId="530591EA" w:rsidR="005F1794" w:rsidRDefault="005F1794" w:rsidP="005855B9">
      <w:pPr>
        <w:pStyle w:val="ListParagraph"/>
        <w:rPr>
          <w:sz w:val="24"/>
          <w:szCs w:val="24"/>
        </w:rPr>
      </w:pPr>
      <w:r>
        <w:rPr>
          <w:sz w:val="24"/>
          <w:szCs w:val="24"/>
        </w:rPr>
        <w:t>Output:</w:t>
      </w:r>
    </w:p>
    <w:p w14:paraId="11EE3AD2" w14:textId="0C0CCB05" w:rsidR="005F1794" w:rsidRDefault="00217A95" w:rsidP="005855B9">
      <w:pPr>
        <w:pStyle w:val="ListParagraph"/>
        <w:rPr>
          <w:sz w:val="24"/>
          <w:szCs w:val="24"/>
        </w:rPr>
      </w:pPr>
      <w:r w:rsidRPr="00217A95">
        <w:rPr>
          <w:sz w:val="24"/>
          <w:szCs w:val="24"/>
        </w:rPr>
        <w:drawing>
          <wp:inline distT="0" distB="0" distL="0" distR="0" wp14:anchorId="61D53164" wp14:editId="55D9758F">
            <wp:extent cx="5731510" cy="3390900"/>
            <wp:effectExtent l="0" t="0" r="2540" b="0"/>
            <wp:docPr id="190769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93612" name=""/>
                    <pic:cNvPicPr/>
                  </pic:nvPicPr>
                  <pic:blipFill>
                    <a:blip r:embed="rId15"/>
                    <a:stretch>
                      <a:fillRect/>
                    </a:stretch>
                  </pic:blipFill>
                  <pic:spPr>
                    <a:xfrm>
                      <a:off x="0" y="0"/>
                      <a:ext cx="5731510" cy="3390900"/>
                    </a:xfrm>
                    <a:prstGeom prst="rect">
                      <a:avLst/>
                    </a:prstGeom>
                  </pic:spPr>
                </pic:pic>
              </a:graphicData>
            </a:graphic>
          </wp:inline>
        </w:drawing>
      </w:r>
    </w:p>
    <w:p w14:paraId="47B66C3F" w14:textId="77777777" w:rsidR="00E14460" w:rsidRDefault="00E14460" w:rsidP="005855B9">
      <w:pPr>
        <w:pStyle w:val="ListParagraph"/>
        <w:rPr>
          <w:sz w:val="24"/>
          <w:szCs w:val="24"/>
        </w:rPr>
      </w:pPr>
    </w:p>
    <w:p w14:paraId="54423C11" w14:textId="77777777" w:rsidR="00E14460" w:rsidRDefault="00E14460" w:rsidP="005855B9">
      <w:pPr>
        <w:pStyle w:val="ListParagraph"/>
        <w:rPr>
          <w:sz w:val="24"/>
          <w:szCs w:val="24"/>
        </w:rPr>
      </w:pPr>
    </w:p>
    <w:p w14:paraId="09C36464" w14:textId="420149E3" w:rsidR="00E14460" w:rsidRDefault="00E14460" w:rsidP="005855B9">
      <w:pPr>
        <w:pStyle w:val="ListParagraph"/>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E14460">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Assignment 8: Real-Life Scenario</w:t>
      </w:r>
    </w:p>
    <w:p w14:paraId="69CEBE0B" w14:textId="77777777" w:rsidR="0095317E" w:rsidRDefault="0095317E" w:rsidP="005855B9">
      <w:pPr>
        <w:pStyle w:val="ListParagraph"/>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p>
    <w:p w14:paraId="131438AB" w14:textId="20FDA32E" w:rsidR="0095317E" w:rsidRDefault="0095317E" w:rsidP="0095317E">
      <w:pPr>
        <w:rPr>
          <w:b/>
          <w:bCs/>
          <w:sz w:val="32"/>
          <w:szCs w:val="32"/>
        </w:rPr>
      </w:pPr>
      <w:r w:rsidRPr="0095317E">
        <w:rPr>
          <w:b/>
          <w:bCs/>
          <w:sz w:val="32"/>
          <w:szCs w:val="32"/>
        </w:rPr>
        <w:t xml:space="preserve">You are </w:t>
      </w:r>
      <w:proofErr w:type="spellStart"/>
      <w:r w:rsidRPr="0095317E">
        <w:rPr>
          <w:b/>
          <w:bCs/>
          <w:sz w:val="32"/>
          <w:szCs w:val="32"/>
        </w:rPr>
        <w:t>crea</w:t>
      </w:r>
      <w:proofErr w:type="spellEnd"/>
      <w:r w:rsidRPr="0095317E">
        <w:rPr>
          <w:b/>
          <w:bCs/>
          <w:sz w:val="32"/>
          <w:szCs w:val="32"/>
        </w:rPr>
        <w:t xml:space="preserve"> ng a college website</w:t>
      </w:r>
    </w:p>
    <w:p w14:paraId="7FCF0B57" w14:textId="77777777" w:rsidR="00217B26" w:rsidRPr="00217B26" w:rsidRDefault="00217B26" w:rsidP="00217B26">
      <w:pPr>
        <w:rPr>
          <w:b/>
          <w:bCs/>
          <w:sz w:val="32"/>
          <w:szCs w:val="32"/>
        </w:rPr>
      </w:pPr>
      <w:r w:rsidRPr="00217B26">
        <w:rPr>
          <w:b/>
          <w:bCs/>
          <w:sz w:val="32"/>
          <w:szCs w:val="32"/>
        </w:rPr>
        <w:t>1. Where will you use hyperlinks on the website?</w:t>
      </w:r>
    </w:p>
    <w:p w14:paraId="44F31326" w14:textId="77777777" w:rsidR="00217B26" w:rsidRPr="00217B26" w:rsidRDefault="00217B26" w:rsidP="00217B26">
      <w:pPr>
        <w:rPr>
          <w:sz w:val="32"/>
          <w:szCs w:val="32"/>
        </w:rPr>
      </w:pPr>
      <w:r w:rsidRPr="00217B26">
        <w:rPr>
          <w:sz w:val="32"/>
          <w:szCs w:val="32"/>
        </w:rPr>
        <w:t xml:space="preserve">Hyperlinks will be used in the navigation menu (Home, About Us, Courses, Admissions, Contact), faculty profiles, notice board, </w:t>
      </w:r>
      <w:r w:rsidRPr="00217B26">
        <w:rPr>
          <w:sz w:val="32"/>
          <w:szCs w:val="32"/>
        </w:rPr>
        <w:lastRenderedPageBreak/>
        <w:t>results, online admission form, and external links like university and scholarship portals.</w:t>
      </w:r>
    </w:p>
    <w:p w14:paraId="3C326D19" w14:textId="77777777" w:rsidR="00217B26" w:rsidRPr="00217B26" w:rsidRDefault="00217B26" w:rsidP="00217B26">
      <w:pPr>
        <w:rPr>
          <w:b/>
          <w:bCs/>
          <w:sz w:val="32"/>
          <w:szCs w:val="32"/>
        </w:rPr>
      </w:pPr>
      <w:r w:rsidRPr="00217B26">
        <w:rPr>
          <w:b/>
          <w:bCs/>
          <w:sz w:val="32"/>
          <w:szCs w:val="32"/>
        </w:rPr>
        <w:pict w14:anchorId="4E1D4F0B">
          <v:rect id="_x0000_i1046" style="width:0;height:1.5pt" o:hralign="center" o:hrstd="t" o:hr="t" fillcolor="#a0a0a0" stroked="f"/>
        </w:pict>
      </w:r>
    </w:p>
    <w:p w14:paraId="75903F2E" w14:textId="77777777" w:rsidR="00217B26" w:rsidRPr="00217B26" w:rsidRDefault="00217B26" w:rsidP="00217B26">
      <w:pPr>
        <w:rPr>
          <w:b/>
          <w:bCs/>
          <w:sz w:val="32"/>
          <w:szCs w:val="32"/>
        </w:rPr>
      </w:pPr>
      <w:r w:rsidRPr="00217B26">
        <w:rPr>
          <w:b/>
          <w:bCs/>
          <w:sz w:val="32"/>
          <w:szCs w:val="32"/>
        </w:rPr>
        <w:t>2. Where will you use images?</w:t>
      </w:r>
    </w:p>
    <w:p w14:paraId="39D4C584" w14:textId="77777777" w:rsidR="00217B26" w:rsidRPr="00217B26" w:rsidRDefault="00217B26" w:rsidP="00217B26">
      <w:pPr>
        <w:rPr>
          <w:sz w:val="28"/>
          <w:szCs w:val="28"/>
        </w:rPr>
      </w:pPr>
      <w:r w:rsidRPr="00217B26">
        <w:rPr>
          <w:sz w:val="28"/>
          <w:szCs w:val="28"/>
        </w:rPr>
        <w:t>Images will be used on the homepage banner, college campus photos, principal and faculty photos, event gallery, laboratories, library, and student activities sections.</w:t>
      </w:r>
    </w:p>
    <w:p w14:paraId="32AA31E5" w14:textId="77777777" w:rsidR="00217B26" w:rsidRPr="00217B26" w:rsidRDefault="00217B26" w:rsidP="00217B26">
      <w:pPr>
        <w:rPr>
          <w:b/>
          <w:bCs/>
          <w:sz w:val="32"/>
          <w:szCs w:val="32"/>
        </w:rPr>
      </w:pPr>
      <w:r w:rsidRPr="00217B26">
        <w:rPr>
          <w:b/>
          <w:bCs/>
          <w:sz w:val="32"/>
          <w:szCs w:val="32"/>
        </w:rPr>
        <w:pict w14:anchorId="556E3408">
          <v:rect id="_x0000_i1047" style="width:0;height:1.5pt" o:hralign="center" o:hrstd="t" o:hr="t" fillcolor="#a0a0a0" stroked="f"/>
        </w:pict>
      </w:r>
    </w:p>
    <w:p w14:paraId="0F9277E9" w14:textId="77777777" w:rsidR="00217B26" w:rsidRDefault="00217B26" w:rsidP="00217B26">
      <w:pPr>
        <w:rPr>
          <w:b/>
          <w:bCs/>
          <w:sz w:val="32"/>
          <w:szCs w:val="32"/>
        </w:rPr>
      </w:pPr>
    </w:p>
    <w:p w14:paraId="4648E8F8" w14:textId="0F717B43" w:rsidR="00217B26" w:rsidRPr="00217B26" w:rsidRDefault="00217B26" w:rsidP="00217B26">
      <w:pPr>
        <w:rPr>
          <w:b/>
          <w:bCs/>
          <w:sz w:val="32"/>
          <w:szCs w:val="32"/>
        </w:rPr>
      </w:pPr>
      <w:r w:rsidRPr="00217B26">
        <w:rPr>
          <w:b/>
          <w:bCs/>
          <w:sz w:val="32"/>
          <w:szCs w:val="32"/>
        </w:rPr>
        <w:t>3. Which paths will you use for internal pages and why?</w:t>
      </w:r>
    </w:p>
    <w:p w14:paraId="761E5692" w14:textId="77777777" w:rsidR="00217B26" w:rsidRPr="00217B26" w:rsidRDefault="00217B26" w:rsidP="00217B26">
      <w:pPr>
        <w:rPr>
          <w:sz w:val="32"/>
          <w:szCs w:val="32"/>
        </w:rPr>
      </w:pPr>
      <w:r w:rsidRPr="00217B26">
        <w:rPr>
          <w:sz w:val="32"/>
          <w:szCs w:val="32"/>
        </w:rPr>
        <w:t>Relative paths will be used for internal pages because they make the website portable, easy to manage, and work correctly even if the site is moved to another server or folder.</w:t>
      </w:r>
    </w:p>
    <w:p w14:paraId="04EC0F23" w14:textId="77777777" w:rsidR="00217B26" w:rsidRPr="00217B26" w:rsidRDefault="00217B26" w:rsidP="00217B26">
      <w:pPr>
        <w:rPr>
          <w:sz w:val="32"/>
          <w:szCs w:val="32"/>
        </w:rPr>
      </w:pPr>
      <w:r w:rsidRPr="00217B26">
        <w:rPr>
          <w:sz w:val="32"/>
          <w:szCs w:val="32"/>
        </w:rPr>
        <w:t>Example:</w:t>
      </w:r>
    </w:p>
    <w:p w14:paraId="6F0D5AFF" w14:textId="5EC6F9E8" w:rsidR="00217B26" w:rsidRDefault="00217B26" w:rsidP="00217B26">
      <w:pPr>
        <w:rPr>
          <w:sz w:val="32"/>
          <w:szCs w:val="32"/>
        </w:rPr>
      </w:pPr>
      <w:r w:rsidRPr="00217B26">
        <w:rPr>
          <w:sz w:val="32"/>
          <w:szCs w:val="32"/>
        </w:rPr>
        <w:lastRenderedPageBreak/>
        <w:t xml:space="preserve">&lt;a </w:t>
      </w:r>
      <w:proofErr w:type="spellStart"/>
      <w:r w:rsidRPr="00217B26">
        <w:rPr>
          <w:sz w:val="32"/>
          <w:szCs w:val="32"/>
        </w:rPr>
        <w:t>href</w:t>
      </w:r>
      <w:proofErr w:type="spellEnd"/>
      <w:r w:rsidRPr="00217B26">
        <w:rPr>
          <w:sz w:val="32"/>
          <w:szCs w:val="32"/>
        </w:rPr>
        <w:t>="about.html"&gt;About Us&lt;/a&gt;</w:t>
      </w:r>
      <w:r w:rsidR="00AC2A22" w:rsidRPr="002D04DA">
        <w:rPr>
          <w:sz w:val="24"/>
          <w:szCs w:val="24"/>
        </w:rPr>
        <w:drawing>
          <wp:inline distT="0" distB="0" distL="0" distR="0" wp14:anchorId="126E19DE" wp14:editId="1553F249">
            <wp:extent cx="5731510" cy="6809105"/>
            <wp:effectExtent l="0" t="0" r="2540" b="0"/>
            <wp:docPr id="61458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88354" name=""/>
                    <pic:cNvPicPr/>
                  </pic:nvPicPr>
                  <pic:blipFill>
                    <a:blip r:embed="rId16"/>
                    <a:stretch>
                      <a:fillRect/>
                    </a:stretch>
                  </pic:blipFill>
                  <pic:spPr>
                    <a:xfrm>
                      <a:off x="0" y="0"/>
                      <a:ext cx="5731510" cy="6809105"/>
                    </a:xfrm>
                    <a:prstGeom prst="rect">
                      <a:avLst/>
                    </a:prstGeom>
                  </pic:spPr>
                </pic:pic>
              </a:graphicData>
            </a:graphic>
          </wp:inline>
        </w:drawing>
      </w:r>
    </w:p>
    <w:p w14:paraId="11AAD692" w14:textId="4ACBEB68" w:rsidR="00660C5C" w:rsidRDefault="00660C5C" w:rsidP="00217B26">
      <w:pPr>
        <w:rPr>
          <w:sz w:val="32"/>
          <w:szCs w:val="32"/>
        </w:rPr>
      </w:pPr>
      <w:r w:rsidRPr="004E085A">
        <w:rPr>
          <w:sz w:val="24"/>
          <w:szCs w:val="24"/>
        </w:rPr>
        <w:lastRenderedPageBreak/>
        <w:drawing>
          <wp:inline distT="0" distB="0" distL="0" distR="0" wp14:anchorId="0C12DBBC" wp14:editId="277BBED5">
            <wp:extent cx="5731510" cy="4246245"/>
            <wp:effectExtent l="0" t="0" r="2540" b="1905"/>
            <wp:docPr id="80783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2483" name=""/>
                    <pic:cNvPicPr/>
                  </pic:nvPicPr>
                  <pic:blipFill>
                    <a:blip r:embed="rId17"/>
                    <a:stretch>
                      <a:fillRect/>
                    </a:stretch>
                  </pic:blipFill>
                  <pic:spPr>
                    <a:xfrm>
                      <a:off x="0" y="0"/>
                      <a:ext cx="5731510" cy="4246245"/>
                    </a:xfrm>
                    <a:prstGeom prst="rect">
                      <a:avLst/>
                    </a:prstGeom>
                  </pic:spPr>
                </pic:pic>
              </a:graphicData>
            </a:graphic>
          </wp:inline>
        </w:drawing>
      </w:r>
    </w:p>
    <w:p w14:paraId="03205080" w14:textId="7C90490A" w:rsidR="00DF73AC" w:rsidRDefault="00DF73AC" w:rsidP="00217B26">
      <w:pPr>
        <w:rPr>
          <w:sz w:val="32"/>
          <w:szCs w:val="32"/>
        </w:rPr>
      </w:pPr>
    </w:p>
    <w:p w14:paraId="507C0066" w14:textId="464EF5C6" w:rsidR="00D657FB" w:rsidRDefault="00A84149" w:rsidP="00217B26">
      <w:pPr>
        <w:rPr>
          <w:sz w:val="32"/>
          <w:szCs w:val="32"/>
        </w:rPr>
      </w:pPr>
      <w:r>
        <w:rPr>
          <w:noProof/>
          <w:sz w:val="32"/>
          <w:szCs w:val="32"/>
        </w:rPr>
        <mc:AlternateContent>
          <mc:Choice Requires="wps">
            <w:drawing>
              <wp:anchor distT="0" distB="0" distL="114300" distR="114300" simplePos="0" relativeHeight="251662336" behindDoc="0" locked="0" layoutInCell="1" allowOverlap="1" wp14:anchorId="6D33FDA0" wp14:editId="6AF14D6D">
                <wp:simplePos x="0" y="0"/>
                <wp:positionH relativeFrom="margin">
                  <wp:posOffset>-595746</wp:posOffset>
                </wp:positionH>
                <wp:positionV relativeFrom="paragraph">
                  <wp:posOffset>121516</wp:posOffset>
                </wp:positionV>
                <wp:extent cx="6954635" cy="28286"/>
                <wp:effectExtent l="0" t="0" r="36830" b="29210"/>
                <wp:wrapNone/>
                <wp:docPr id="327672788" name="Straight Connector 4"/>
                <wp:cNvGraphicFramePr/>
                <a:graphic xmlns:a="http://schemas.openxmlformats.org/drawingml/2006/main">
                  <a:graphicData uri="http://schemas.microsoft.com/office/word/2010/wordprocessingShape">
                    <wps:wsp>
                      <wps:cNvCnPr/>
                      <wps:spPr>
                        <a:xfrm flipV="1">
                          <a:off x="0" y="0"/>
                          <a:ext cx="6954635" cy="282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4BDC65"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9pt,9.55pt" to="500.7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" strokecolor="#156082 [3204]" strokeweight=".5pt">
                <v:stroke joinstyle="miter"/>
                <w10:wrap anchorx="margin"/>
              </v:line>
            </w:pict>
          </mc:Fallback>
        </mc:AlternateContent>
      </w:r>
    </w:p>
    <w:p w14:paraId="12664B3F" w14:textId="0740D038" w:rsidR="00D657FB" w:rsidRPr="00D657FB" w:rsidRDefault="00D657FB" w:rsidP="00217B26">
      <w:pPr>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D657FB">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Assignment 9: Interview-Oriented Ques</w:t>
      </w:r>
      <w:r w:rsidRPr="00D657FB">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ti</w:t>
      </w:r>
      <w:r w:rsidRPr="00D657FB">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ons</w:t>
      </w:r>
    </w:p>
    <w:p w14:paraId="6F106F4B" w14:textId="26F552D5" w:rsidR="000E27AB" w:rsidRDefault="000E27AB" w:rsidP="0095317E">
      <w:pPr>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p>
    <w:p w14:paraId="06DDAA48" w14:textId="4DFCCF20" w:rsidR="00B07E8B" w:rsidRPr="00B07E8B" w:rsidRDefault="00B07E8B" w:rsidP="00B07E8B">
      <w:pPr>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B07E8B">
        <w:rPr>
          <w:b/>
          <w:bCs/>
        </w:rPr>
        <w:t>1. Why should only one &lt;h1&gt; be used per page</w:t>
      </w:r>
    </w:p>
    <w:p w14:paraId="00DA4DA6" w14:textId="77777777" w:rsidR="00B07E8B" w:rsidRPr="00B07E8B" w:rsidRDefault="00B07E8B" w:rsidP="00B07E8B">
      <w:r w:rsidRPr="00B07E8B">
        <w:t>&lt;h1&gt; represents the main heading of the page. Using one &lt;h1&gt; improves SEO, accessibility, and keeps the content structure clear.</w:t>
      </w:r>
    </w:p>
    <w:p w14:paraId="51E18357" w14:textId="77777777" w:rsidR="00B07E8B" w:rsidRPr="00B07E8B" w:rsidRDefault="00B07E8B" w:rsidP="00B07E8B">
      <w:pPr>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B07E8B">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ict w14:anchorId="1EFD2541">
          <v:rect id="_x0000_i1068" style="width:0;height:1.5pt" o:hralign="center" o:hrstd="t" o:hr="t" fillcolor="#a0a0a0" stroked="f"/>
        </w:pict>
      </w:r>
    </w:p>
    <w:p w14:paraId="537876A0" w14:textId="77777777" w:rsidR="00B07E8B" w:rsidRPr="00B07E8B" w:rsidRDefault="00B07E8B" w:rsidP="00B07E8B">
      <w:pPr>
        <w:rPr>
          <w:b/>
          <w:bCs/>
        </w:rPr>
      </w:pPr>
      <w:r w:rsidRPr="00B07E8B">
        <w:rPr>
          <w:b/>
          <w:bCs/>
        </w:rPr>
        <w:t>2. What happens if the alt attribute is missing?</w:t>
      </w:r>
    </w:p>
    <w:p w14:paraId="4F6BAB25" w14:textId="77777777" w:rsidR="00B07E8B" w:rsidRPr="00B07E8B" w:rsidRDefault="00B07E8B" w:rsidP="00B07E8B">
      <w:pPr>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B07E8B">
        <w:t>If alt is missing, screen readers cannot describe the image, and the image meaning is lost if it fails to load, reducing accessibility and SEO</w:t>
      </w:r>
      <w:r w:rsidRPr="00B07E8B">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w:t>
      </w:r>
    </w:p>
    <w:p w14:paraId="70918E2B" w14:textId="77777777" w:rsidR="00B07E8B" w:rsidRPr="00B07E8B" w:rsidRDefault="00B07E8B" w:rsidP="00B07E8B">
      <w:pPr>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B07E8B">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ict w14:anchorId="708AF3C5">
          <v:rect id="_x0000_i1069" style="width:0;height:1.5pt" o:hralign="center" o:hrstd="t" o:hr="t" fillcolor="#a0a0a0" stroked="f"/>
        </w:pict>
      </w:r>
    </w:p>
    <w:p w14:paraId="39802509" w14:textId="77777777" w:rsidR="00DF73AC" w:rsidRDefault="00DF73AC" w:rsidP="00B07E8B">
      <w:pPr>
        <w:rPr>
          <w:b/>
          <w:bCs/>
        </w:rPr>
      </w:pPr>
    </w:p>
    <w:p w14:paraId="1B07FEC2" w14:textId="0040300D" w:rsidR="00B07E8B" w:rsidRPr="00B07E8B" w:rsidRDefault="00B07E8B" w:rsidP="00B07E8B">
      <w:pPr>
        <w:rPr>
          <w:b/>
          <w:bCs/>
        </w:rPr>
      </w:pPr>
      <w:r w:rsidRPr="00B07E8B">
        <w:rPr>
          <w:b/>
          <w:bCs/>
        </w:rPr>
        <w:lastRenderedPageBreak/>
        <w:t>3. Can an image be used as a link? Explain how.</w:t>
      </w:r>
    </w:p>
    <w:p w14:paraId="1CC52B20" w14:textId="77777777" w:rsidR="00B07E8B" w:rsidRPr="00B07E8B" w:rsidRDefault="00B07E8B" w:rsidP="00B07E8B">
      <w:r w:rsidRPr="00B07E8B">
        <w:t>Yes. An image can be used as a link by placing the &lt;</w:t>
      </w:r>
      <w:proofErr w:type="spellStart"/>
      <w:r w:rsidRPr="00B07E8B">
        <w:t>img</w:t>
      </w:r>
      <w:proofErr w:type="spellEnd"/>
      <w:r w:rsidRPr="00B07E8B">
        <w:t>&gt; tag inside an &lt;a&gt; tag.</w:t>
      </w:r>
    </w:p>
    <w:p w14:paraId="53142B83" w14:textId="77777777" w:rsidR="00B07E8B" w:rsidRPr="00B07E8B" w:rsidRDefault="00B07E8B" w:rsidP="00B07E8B">
      <w:r w:rsidRPr="00B07E8B">
        <w:t>Example:</w:t>
      </w:r>
    </w:p>
    <w:p w14:paraId="47D625F8" w14:textId="77777777" w:rsidR="00B07E8B" w:rsidRPr="00B07E8B" w:rsidRDefault="00B07E8B" w:rsidP="00B07E8B">
      <w:r w:rsidRPr="00B07E8B">
        <w:t xml:space="preserve">&lt;a </w:t>
      </w:r>
      <w:proofErr w:type="spellStart"/>
      <w:r w:rsidRPr="00B07E8B">
        <w:t>href</w:t>
      </w:r>
      <w:proofErr w:type="spellEnd"/>
      <w:r w:rsidRPr="00B07E8B">
        <w:t>="home.html"&gt;</w:t>
      </w:r>
    </w:p>
    <w:p w14:paraId="7D7B6BB7" w14:textId="77777777" w:rsidR="00B07E8B" w:rsidRPr="00B07E8B" w:rsidRDefault="00B07E8B" w:rsidP="00B07E8B">
      <w:r w:rsidRPr="00B07E8B">
        <w:t xml:space="preserve">  &lt;</w:t>
      </w:r>
      <w:proofErr w:type="spellStart"/>
      <w:r w:rsidRPr="00B07E8B">
        <w:t>img</w:t>
      </w:r>
      <w:proofErr w:type="spellEnd"/>
      <w:r w:rsidRPr="00B07E8B">
        <w:t xml:space="preserve"> </w:t>
      </w:r>
      <w:proofErr w:type="spellStart"/>
      <w:r w:rsidRPr="00B07E8B">
        <w:t>src</w:t>
      </w:r>
      <w:proofErr w:type="spellEnd"/>
      <w:r w:rsidRPr="00B07E8B">
        <w:t>="logo.png" alt="Home"&gt;</w:t>
      </w:r>
    </w:p>
    <w:p w14:paraId="02E03668" w14:textId="77777777" w:rsidR="00B07E8B" w:rsidRPr="00B07E8B" w:rsidRDefault="00B07E8B" w:rsidP="00B07E8B">
      <w:r w:rsidRPr="00B07E8B">
        <w:t>&lt;/a&gt;</w:t>
      </w:r>
    </w:p>
    <w:p w14:paraId="5EB8CCAF" w14:textId="4A6E304F" w:rsidR="00AC2A22" w:rsidRPr="00DF73AC" w:rsidRDefault="00B07E8B" w:rsidP="00B07E8B">
      <w:r w:rsidRPr="00B07E8B">
        <w:pict w14:anchorId="1DB6BF82">
          <v:rect id="_x0000_i1070" style="width:0;height:1.5pt" o:hralign="center" o:hrstd="t" o:hr="t" fillcolor="#a0a0a0" stroked="f"/>
        </w:pict>
      </w:r>
    </w:p>
    <w:p w14:paraId="3C469334" w14:textId="40BE470E" w:rsidR="00B07E8B" w:rsidRPr="00B07E8B" w:rsidRDefault="00B07E8B" w:rsidP="00B07E8B">
      <w:pPr>
        <w:rPr>
          <w:b/>
          <w:bCs/>
        </w:rPr>
      </w:pPr>
      <w:r w:rsidRPr="00B07E8B">
        <w:rPr>
          <w:b/>
          <w:bCs/>
        </w:rPr>
        <w:t>4. Why are relative paths preferred in real projects?</w:t>
      </w:r>
    </w:p>
    <w:p w14:paraId="7A89F566" w14:textId="77777777" w:rsidR="00B07E8B" w:rsidRPr="00B07E8B" w:rsidRDefault="00B07E8B" w:rsidP="00B07E8B">
      <w:pPr>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r w:rsidRPr="00B07E8B">
        <w:t>Relative paths are preferred because they are portable, easy to maintain, and work even when the website is moved to another server or folder</w:t>
      </w:r>
      <w:r w:rsidRPr="00B07E8B">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t>.</w:t>
      </w:r>
    </w:p>
    <w:p w14:paraId="4DC39BD4" w14:textId="77777777" w:rsidR="00B07E8B" w:rsidRPr="00D657FB" w:rsidRDefault="00B07E8B" w:rsidP="0095317E">
      <w:pPr>
        <w:rPr>
          <w:b/>
          <w:bCs/>
          <w:color w:val="0F9ED5" w:themeColor="accent4"/>
          <w:sz w:val="44"/>
          <w:szCs w:val="44"/>
          <w14:textOutline w14:w="0" w14:cap="flat" w14:cmpd="sng" w14:algn="ctr">
            <w14:noFill/>
            <w14:prstDash w14:val="solid"/>
            <w14:round/>
          </w14:textOutline>
          <w14:props3d w14:extrusionH="57150" w14:contourW="0" w14:prstMaterial="softEdge">
            <w14:bevelT w14:w="25400" w14:h="38100" w14:prst="circle"/>
          </w14:props3d>
        </w:rPr>
      </w:pPr>
    </w:p>
    <w:p w14:paraId="4EBC1739" w14:textId="6A2B5F84" w:rsidR="00217A95" w:rsidRDefault="00217A95" w:rsidP="005855B9">
      <w:pPr>
        <w:pStyle w:val="ListParagraph"/>
        <w:rPr>
          <w:sz w:val="24"/>
          <w:szCs w:val="24"/>
        </w:rPr>
      </w:pPr>
    </w:p>
    <w:p w14:paraId="1834E501" w14:textId="0F7CCA78" w:rsidR="004E085A" w:rsidRPr="001C3FAC" w:rsidRDefault="004E085A" w:rsidP="005855B9">
      <w:pPr>
        <w:pStyle w:val="ListParagraph"/>
        <w:rPr>
          <w:sz w:val="24"/>
          <w:szCs w:val="24"/>
        </w:rPr>
      </w:pPr>
    </w:p>
    <w:sectPr w:rsidR="004E085A" w:rsidRPr="001C3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60EE"/>
    <w:multiLevelType w:val="hybridMultilevel"/>
    <w:tmpl w:val="B2FAD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B11011"/>
    <w:multiLevelType w:val="multilevel"/>
    <w:tmpl w:val="1BB8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C5F82"/>
    <w:multiLevelType w:val="multilevel"/>
    <w:tmpl w:val="938E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00BBF"/>
    <w:multiLevelType w:val="hybridMultilevel"/>
    <w:tmpl w:val="764841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636F6F"/>
    <w:multiLevelType w:val="hybridMultilevel"/>
    <w:tmpl w:val="90C0B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D5231B"/>
    <w:multiLevelType w:val="hybridMultilevel"/>
    <w:tmpl w:val="51DA6DD2"/>
    <w:lvl w:ilvl="0" w:tplc="393AE82A">
      <w:start w:val="8"/>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354EFB"/>
    <w:multiLevelType w:val="hybridMultilevel"/>
    <w:tmpl w:val="ADC4D2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8A2347"/>
    <w:multiLevelType w:val="multilevel"/>
    <w:tmpl w:val="0A4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D026A"/>
    <w:multiLevelType w:val="hybridMultilevel"/>
    <w:tmpl w:val="191A5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B91F49"/>
    <w:multiLevelType w:val="multilevel"/>
    <w:tmpl w:val="EB62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389734">
    <w:abstractNumId w:val="9"/>
  </w:num>
  <w:num w:numId="2" w16cid:durableId="125439477">
    <w:abstractNumId w:val="7"/>
  </w:num>
  <w:num w:numId="3" w16cid:durableId="1793669228">
    <w:abstractNumId w:val="1"/>
  </w:num>
  <w:num w:numId="4" w16cid:durableId="1683825301">
    <w:abstractNumId w:val="6"/>
  </w:num>
  <w:num w:numId="5" w16cid:durableId="1229144261">
    <w:abstractNumId w:val="0"/>
  </w:num>
  <w:num w:numId="6" w16cid:durableId="499004894">
    <w:abstractNumId w:val="4"/>
  </w:num>
  <w:num w:numId="7" w16cid:durableId="2060935486">
    <w:abstractNumId w:val="2"/>
  </w:num>
  <w:num w:numId="8" w16cid:durableId="1855144814">
    <w:abstractNumId w:val="5"/>
  </w:num>
  <w:num w:numId="9" w16cid:durableId="1231303454">
    <w:abstractNumId w:val="3"/>
  </w:num>
  <w:num w:numId="10" w16cid:durableId="915941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0A1"/>
    <w:rsid w:val="000230BB"/>
    <w:rsid w:val="000421AD"/>
    <w:rsid w:val="000E27AB"/>
    <w:rsid w:val="00115957"/>
    <w:rsid w:val="00117037"/>
    <w:rsid w:val="0012367D"/>
    <w:rsid w:val="00132C46"/>
    <w:rsid w:val="0019495A"/>
    <w:rsid w:val="001B5DF6"/>
    <w:rsid w:val="001C23CB"/>
    <w:rsid w:val="001C3FAC"/>
    <w:rsid w:val="001E52F5"/>
    <w:rsid w:val="00217A95"/>
    <w:rsid w:val="00217B26"/>
    <w:rsid w:val="00230C63"/>
    <w:rsid w:val="0023332D"/>
    <w:rsid w:val="002D04DA"/>
    <w:rsid w:val="002D1529"/>
    <w:rsid w:val="002E71E2"/>
    <w:rsid w:val="0032153B"/>
    <w:rsid w:val="0032402B"/>
    <w:rsid w:val="003D2316"/>
    <w:rsid w:val="004E085A"/>
    <w:rsid w:val="005855B9"/>
    <w:rsid w:val="00596B65"/>
    <w:rsid w:val="005F1794"/>
    <w:rsid w:val="00621817"/>
    <w:rsid w:val="00633F59"/>
    <w:rsid w:val="00660C5C"/>
    <w:rsid w:val="006A36E3"/>
    <w:rsid w:val="007C26ED"/>
    <w:rsid w:val="008A6A9F"/>
    <w:rsid w:val="00916F23"/>
    <w:rsid w:val="0095317E"/>
    <w:rsid w:val="009A61CB"/>
    <w:rsid w:val="009C3253"/>
    <w:rsid w:val="009E7198"/>
    <w:rsid w:val="00A84149"/>
    <w:rsid w:val="00AC2A22"/>
    <w:rsid w:val="00AF647B"/>
    <w:rsid w:val="00B07BF3"/>
    <w:rsid w:val="00B07E8B"/>
    <w:rsid w:val="00B35B98"/>
    <w:rsid w:val="00B632FF"/>
    <w:rsid w:val="00C23E81"/>
    <w:rsid w:val="00C3445A"/>
    <w:rsid w:val="00C54FAF"/>
    <w:rsid w:val="00D35B81"/>
    <w:rsid w:val="00D45D5D"/>
    <w:rsid w:val="00D657FB"/>
    <w:rsid w:val="00DB6B3B"/>
    <w:rsid w:val="00DF73AC"/>
    <w:rsid w:val="00DF7877"/>
    <w:rsid w:val="00E0567F"/>
    <w:rsid w:val="00E14460"/>
    <w:rsid w:val="00E24358"/>
    <w:rsid w:val="00E96161"/>
    <w:rsid w:val="00EC25D5"/>
    <w:rsid w:val="00F22934"/>
    <w:rsid w:val="00F762E3"/>
    <w:rsid w:val="00F920A1"/>
    <w:rsid w:val="00FB155C"/>
    <w:rsid w:val="00FD3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B1EE8"/>
  <w15:chartTrackingRefBased/>
  <w15:docId w15:val="{869CC887-84B9-48B2-A92B-8B605B181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0A1"/>
    <w:rPr>
      <w:rFonts w:eastAsiaTheme="majorEastAsia" w:cstheme="majorBidi"/>
      <w:color w:val="272727" w:themeColor="text1" w:themeTint="D8"/>
    </w:rPr>
  </w:style>
  <w:style w:type="paragraph" w:styleId="Title">
    <w:name w:val="Title"/>
    <w:basedOn w:val="Normal"/>
    <w:next w:val="Normal"/>
    <w:link w:val="TitleChar"/>
    <w:uiPriority w:val="10"/>
    <w:qFormat/>
    <w:rsid w:val="00F92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0A1"/>
    <w:pPr>
      <w:spacing w:before="160"/>
      <w:jc w:val="center"/>
    </w:pPr>
    <w:rPr>
      <w:i/>
      <w:iCs/>
      <w:color w:val="404040" w:themeColor="text1" w:themeTint="BF"/>
    </w:rPr>
  </w:style>
  <w:style w:type="character" w:customStyle="1" w:styleId="QuoteChar">
    <w:name w:val="Quote Char"/>
    <w:basedOn w:val="DefaultParagraphFont"/>
    <w:link w:val="Quote"/>
    <w:uiPriority w:val="29"/>
    <w:rsid w:val="00F920A1"/>
    <w:rPr>
      <w:i/>
      <w:iCs/>
      <w:color w:val="404040" w:themeColor="text1" w:themeTint="BF"/>
    </w:rPr>
  </w:style>
  <w:style w:type="paragraph" w:styleId="ListParagraph">
    <w:name w:val="List Paragraph"/>
    <w:basedOn w:val="Normal"/>
    <w:uiPriority w:val="34"/>
    <w:qFormat/>
    <w:rsid w:val="00F920A1"/>
    <w:pPr>
      <w:ind w:left="720"/>
      <w:contextualSpacing/>
    </w:pPr>
  </w:style>
  <w:style w:type="character" w:styleId="IntenseEmphasis">
    <w:name w:val="Intense Emphasis"/>
    <w:basedOn w:val="DefaultParagraphFont"/>
    <w:uiPriority w:val="21"/>
    <w:qFormat/>
    <w:rsid w:val="00F920A1"/>
    <w:rPr>
      <w:i/>
      <w:iCs/>
      <w:color w:val="0F4761" w:themeColor="accent1" w:themeShade="BF"/>
    </w:rPr>
  </w:style>
  <w:style w:type="paragraph" w:styleId="IntenseQuote">
    <w:name w:val="Intense Quote"/>
    <w:basedOn w:val="Normal"/>
    <w:next w:val="Normal"/>
    <w:link w:val="IntenseQuoteChar"/>
    <w:uiPriority w:val="30"/>
    <w:qFormat/>
    <w:rsid w:val="00F92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0A1"/>
    <w:rPr>
      <w:i/>
      <w:iCs/>
      <w:color w:val="0F4761" w:themeColor="accent1" w:themeShade="BF"/>
    </w:rPr>
  </w:style>
  <w:style w:type="character" w:styleId="IntenseReference">
    <w:name w:val="Intense Reference"/>
    <w:basedOn w:val="DefaultParagraphFont"/>
    <w:uiPriority w:val="32"/>
    <w:qFormat/>
    <w:rsid w:val="00F92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EE779-45B4-4EB2-8CDA-7B019D9FF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12</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krushnabaigawade42@gmail.com</dc:creator>
  <cp:keywords/>
  <dc:description/>
  <cp:lastModifiedBy>krushnabaigawade42@gmail.com</cp:lastModifiedBy>
  <cp:revision>58</cp:revision>
  <dcterms:created xsi:type="dcterms:W3CDTF">2025-12-27T11:23:00Z</dcterms:created>
  <dcterms:modified xsi:type="dcterms:W3CDTF">2025-12-27T15:45:00Z</dcterms:modified>
</cp:coreProperties>
</file>